
<file path=[Content_Types].xml><?xml version="1.0" encoding="utf-8"?>
<Types xmlns="http://schemas.openxmlformats.org/package/2006/content-types">
  <Default ContentType="application/vnd.openxmlformats-officedocument.spreadsheetml.sheet" Extension="xlsx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ms-office.chartcolorstyle+xml" PartName="/word/charts/colors2.xml"/>
  <Override ContentType="application/vnd.ms-office.chartcolorstyle+xml" PartName="/word/charts/colors1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ind w:left="284" w:firstLine="0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04540" cy="8879271"/>
                <wp:effectExtent b="0" l="0" r="0" t="0"/>
                <wp:wrapNone/>
                <wp:docPr id="210491481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03255" y="0"/>
                          <a:ext cx="6085490" cy="7560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206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04540" cy="8879271"/>
                <wp:effectExtent b="0" l="0" r="0" t="0"/>
                <wp:wrapNone/>
                <wp:docPr id="21049148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4540" cy="88792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40" w:lineRule="auto"/>
        <w:ind w:left="284" w:firstLine="0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09"/>
        </w:tabs>
        <w:spacing w:after="40" w:lineRule="auto"/>
        <w:ind w:left="567" w:firstLine="0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09"/>
        </w:tabs>
        <w:spacing w:after="40" w:lineRule="auto"/>
        <w:ind w:left="567" w:firstLine="0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Fonts w:ascii="Play" w:cs="Play" w:eastAsia="Play" w:hAnsi="Play"/>
          <w:b w:val="1"/>
          <w:color w:val="002060"/>
          <w:sz w:val="80"/>
          <w:szCs w:val="80"/>
          <w:rtl w:val="0"/>
        </w:rPr>
        <w:t xml:space="preserve">Raport z badania </w:t>
        <w:br w:type="textWrapping"/>
        <w:t xml:space="preserve">uczniów</w:t>
        <w:br w:type="textWrapping"/>
      </w:r>
      <w:r w:rsidDel="00000000" w:rsidR="00000000" w:rsidRPr="00000000">
        <w:rPr>
          <w:color w:val="ec7262"/>
          <w:sz w:val="40"/>
          <w:szCs w:val="40"/>
          <w:rtl w:val="0"/>
        </w:rPr>
        <w:t xml:space="preserve">Inicjatywa </w:t>
        <w:br w:type="textWrapping"/>
        <w:t xml:space="preserve">„Programowanie = Nasz Drugi Język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8851900</wp:posOffset>
                </wp:positionV>
                <wp:extent cx="1089025" cy="1089025"/>
                <wp:effectExtent b="0" l="0" r="0" t="0"/>
                <wp:wrapNone/>
                <wp:docPr id="21049148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06250" y="3240250"/>
                          <a:ext cx="1079500" cy="1079500"/>
                        </a:xfrm>
                        <a:prstGeom prst="rtTriangle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8851900</wp:posOffset>
                </wp:positionV>
                <wp:extent cx="1089025" cy="1089025"/>
                <wp:effectExtent b="0" l="0" r="0" t="0"/>
                <wp:wrapNone/>
                <wp:docPr id="21049148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025" cy="1089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709"/>
        </w:tabs>
        <w:spacing w:after="40" w:lineRule="auto"/>
        <w:ind w:left="567" w:firstLine="0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3485279</wp:posOffset>
            </wp:positionH>
            <wp:positionV relativeFrom="paragraph">
              <wp:posOffset>161954</wp:posOffset>
            </wp:positionV>
            <wp:extent cx="1607820" cy="3500120"/>
            <wp:effectExtent b="0" l="0" r="0" t="0"/>
            <wp:wrapNone/>
            <wp:docPr descr="Obraz zawierający krąg, design&#10;&#10;Opis wygenerowany automatycznie" id="2104914826" name="image2.png"/>
            <a:graphic>
              <a:graphicData uri="http://schemas.openxmlformats.org/drawingml/2006/picture">
                <pic:pic>
                  <pic:nvPicPr>
                    <pic:cNvPr descr="Obraz zawierający krąg, design&#10;&#10;Opis wygenerowany automatycznie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3500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left" w:leader="none" w:pos="709"/>
        </w:tabs>
        <w:spacing w:after="40" w:lineRule="auto"/>
        <w:ind w:left="567" w:firstLine="0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spacing w:after="40" w:lineRule="auto"/>
        <w:ind w:left="567" w:firstLine="0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09"/>
        </w:tabs>
        <w:spacing w:after="40" w:lineRule="auto"/>
        <w:rPr>
          <w:rFonts w:ascii="Play" w:cs="Play" w:eastAsia="Play" w:hAnsi="Play"/>
          <w:b w:val="1"/>
          <w:color w:val="002060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09"/>
        </w:tabs>
        <w:spacing w:after="40" w:lineRule="auto"/>
        <w:jc w:val="center"/>
        <w:rPr>
          <w:rFonts w:ascii="Play" w:cs="Play" w:eastAsia="Play" w:hAnsi="Play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09"/>
        </w:tabs>
        <w:spacing w:after="40" w:lineRule="auto"/>
        <w:jc w:val="center"/>
        <w:rPr>
          <w:rFonts w:ascii="Play" w:cs="Play" w:eastAsia="Play" w:hAnsi="Play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40" w:lineRule="auto"/>
        <w:jc w:val="center"/>
        <w:rPr>
          <w:rFonts w:ascii="Play" w:cs="Play" w:eastAsia="Play" w:hAnsi="Play"/>
          <w:b w:val="1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40" w:lineRule="auto"/>
        <w:jc w:val="center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Play" w:cs="Play" w:eastAsia="Play" w:hAnsi="Play"/>
          <w:b w:val="1"/>
          <w:color w:val="002060"/>
          <w:sz w:val="28"/>
          <w:szCs w:val="28"/>
          <w:rtl w:val="0"/>
        </w:rPr>
        <w:t xml:space="preserve">Warszawa,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Główne wnioski z badania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-901699</wp:posOffset>
                </wp:positionH>
                <wp:positionV relativeFrom="paragraph">
                  <wp:posOffset>215900</wp:posOffset>
                </wp:positionV>
                <wp:extent cx="7605383" cy="3229803"/>
                <wp:effectExtent b="0" l="0" r="0" t="0"/>
                <wp:wrapNone/>
                <wp:docPr id="210491482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548071" y="2169861"/>
                          <a:ext cx="7595858" cy="3220278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-901699</wp:posOffset>
                </wp:positionH>
                <wp:positionV relativeFrom="paragraph">
                  <wp:posOffset>215900</wp:posOffset>
                </wp:positionV>
                <wp:extent cx="7605383" cy="3229803"/>
                <wp:effectExtent b="0" l="0" r="0" t="0"/>
                <wp:wrapNone/>
                <wp:docPr id="21049148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5383" cy="32298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abc</w:t>
      </w:r>
      <w:commentRangeEnd w:id="0"/>
      <w:r w:rsidDel="00000000" w:rsidR="00000000" w:rsidRPr="00000000">
        <w:commentReference w:id="0"/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1821277</wp:posOffset>
            </wp:positionV>
            <wp:extent cx="467995" cy="467995"/>
            <wp:effectExtent b="0" l="0" r="0" t="0"/>
            <wp:wrapNone/>
            <wp:docPr descr="Strzałka wskazująca w prawo z hiperlinkiem do bezpłatnego szkolenia dotyczącego programu PowerPoint. Wybierz obraz, aby uzyskać dostęp bezpłatnego szkolenia dotyczącego programu PowerPoint" id="2104914830" name="image3.png"/>
            <a:graphic>
              <a:graphicData uri="http://schemas.openxmlformats.org/drawingml/2006/picture">
                <pic:pic>
                  <pic:nvPicPr>
                    <pic:cNvPr descr="Strzałka wskazująca w prawo z hiperlinkiem do bezpłatnego szkolenia dotyczącego programu PowerPoint. Wybierz obraz, aby uzyskać dostęp bezpłatnego szkolenia dotyczącego programu PowerPoint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64562</wp:posOffset>
                </wp:positionV>
                <wp:extent cx="5320665" cy="875665"/>
                <wp:effectExtent b="0" l="0" r="0" t="0"/>
                <wp:wrapSquare wrapText="bothSides" distB="45720" distT="45720" distL="114300" distR="114300"/>
                <wp:docPr id="21049148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90430" y="3346930"/>
                          <a:ext cx="5311140" cy="866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wyniki . Na pozostałych poziomach oraz w przypadku matematyki nie zaobserwowano istotnych statystycznie różnic.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64562</wp:posOffset>
                </wp:positionV>
                <wp:extent cx="5320665" cy="875665"/>
                <wp:effectExtent b="0" l="0" r="0" t="0"/>
                <wp:wrapSquare wrapText="bothSides" distB="45720" distT="45720" distL="114300" distR="114300"/>
                <wp:docPr id="21049148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0665" cy="875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2817357</wp:posOffset>
            </wp:positionV>
            <wp:extent cx="467995" cy="467995"/>
            <wp:effectExtent b="0" l="0" r="0" t="0"/>
            <wp:wrapNone/>
            <wp:docPr descr="Strzałka wskazująca w prawo z hiperlinkiem do bezpłatnego szkolenia dotyczącego programu PowerPoint. Wybierz obraz, aby uzyskać dostęp bezpłatnego szkolenia dotyczącego programu PowerPoint" id="2104914823" name="image3.png"/>
            <a:graphic>
              <a:graphicData uri="http://schemas.openxmlformats.org/drawingml/2006/picture">
                <pic:pic>
                  <pic:nvPicPr>
                    <pic:cNvPr descr="Strzałka wskazująca w prawo z hiperlinkiem do bezpłatnego szkolenia dotyczącego programu PowerPoint. Wybierz obraz, aby uzyskać dostęp bezpłatnego szkolenia dotyczącego programu PowerPoint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3971925</wp:posOffset>
                </wp:positionH>
                <wp:positionV relativeFrom="paragraph">
                  <wp:posOffset>92301</wp:posOffset>
                </wp:positionV>
                <wp:extent cx="5320665" cy="921615"/>
                <wp:effectExtent b="0" l="0" r="0" t="0"/>
                <wp:wrapSquare wrapText="bothSides" distB="45720" distT="45720" distL="114300" distR="114300"/>
                <wp:docPr id="210491482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690430" y="3325975"/>
                          <a:ext cx="531114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3971925</wp:posOffset>
                </wp:positionH>
                <wp:positionV relativeFrom="paragraph">
                  <wp:posOffset>92301</wp:posOffset>
                </wp:positionV>
                <wp:extent cx="5320665" cy="921615"/>
                <wp:effectExtent b="0" l="0" r="0" t="0"/>
                <wp:wrapSquare wrapText="bothSides" distB="45720" distT="45720" distL="114300" distR="114300"/>
                <wp:docPr id="21049148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0665" cy="921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223520</wp:posOffset>
                </wp:positionV>
                <wp:extent cx="5320665" cy="875665"/>
                <wp:effectExtent b="0" l="0" r="0" t="0"/>
                <wp:wrapSquare wrapText="bothSides" distB="45720" distT="45720" distL="114300" distR="114300"/>
                <wp:docPr id="210491482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90430" y="3346930"/>
                          <a:ext cx="5311140" cy="866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Badanie pozwala określić jedynie różnice w wynikach uczniów Nie dysponowano danymi na temat wyników uczniów przed rozpoczęciem kursu programowania  oraz na temat innych czynników, które mogą potencjalnie wpłynąć wyniki edukacyjne uczniów.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223520</wp:posOffset>
                </wp:positionV>
                <wp:extent cx="5320665" cy="875665"/>
                <wp:effectExtent b="0" l="0" r="0" t="0"/>
                <wp:wrapSquare wrapText="bothSides" distB="45720" distT="45720" distL="114300" distR="114300"/>
                <wp:docPr id="21049148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0665" cy="875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3876040</wp:posOffset>
            </wp:positionV>
            <wp:extent cx="467995" cy="467995"/>
            <wp:effectExtent b="0" l="0" r="0" t="0"/>
            <wp:wrapNone/>
            <wp:docPr descr="Strzałka wskazująca w prawo z hiperlinkiem do bezpłatnego szkolenia dotyczącego programu PowerPoint. Wybierz obraz, aby uzyskać dostęp bezpłatnego szkolenia dotyczącego programu PowerPoint" id="2104914831" name="image3.png"/>
            <a:graphic>
              <a:graphicData uri="http://schemas.openxmlformats.org/drawingml/2006/picture">
                <pic:pic>
                  <pic:nvPicPr>
                    <pic:cNvPr descr="Strzałka wskazująca w prawo z hiperlinkiem do bezpłatnego szkolenia dotyczącego programu PowerPoint. Wybierz obraz, aby uzyskać dostęp bezpłatnego szkolenia dotyczącego programu PowerPoint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Wstęp</w:t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Inicjatywa „Programowanie = Nasz Drugi Język” realizowana przy wsparciu InstaKod, która oferuje szkołom platformę z zadaniami do skutecznej nauki programowania, ma na celu zwiększenie poziomu nauczania programowania w szkołach podstawowych. Do inicjatywy mogą przystępować placówki edukacyjne z całego kraju, które zdecydują się wprowadzić naukę programowania na zajęciach informatyki. W pierwszej fazie projektu uczestniczyli uczniowie z czterech gmin: Warszawy, Chełma, Zduńskiej Woli oraz </w:t>
      </w:r>
      <w:sdt>
        <w:sdtPr>
          <w:tag w:val="goog_rdk_1"/>
        </w:sdtPr>
        <w:sdtContent>
          <w:ins w:author="Agnieszka Sułowska" w:id="0" w:date="2024-08-09T11:18:02Z">
            <w:r w:rsidDel="00000000" w:rsidR="00000000" w:rsidRPr="00000000">
              <w:rPr>
                <w:sz w:val="22"/>
                <w:szCs w:val="22"/>
                <w:rtl w:val="0"/>
              </w:rPr>
              <w:t xml:space="preserve">Sycowa</w:t>
            </w:r>
          </w:ins>
        </w:sdtContent>
      </w:sdt>
      <w:sdt>
        <w:sdtPr>
          <w:tag w:val="goog_rdk_2"/>
        </w:sdtPr>
        <w:sdtContent>
          <w:del w:author="Agnieszka Sułowska" w:id="0" w:date="2024-08-09T11:18:02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Pleszewa</w:delText>
            </w:r>
          </w:del>
        </w:sdtContent>
      </w:sdt>
      <w:r w:rsidDel="00000000" w:rsidR="00000000" w:rsidRPr="00000000">
        <w:rPr>
          <w:sz w:val="22"/>
          <w:szCs w:val="22"/>
          <w:rtl w:val="0"/>
        </w:rPr>
        <w:t xml:space="preserve">. Zdaniem inicjatorów projekt ma wesprzeć wykorzystanie potencjału Polaków i może stanowić jeden z katalizatorów wzrostu gospodarczego. </w:t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Podstawowym celem projektu jest rozwój kompetencji uczniów w programowaniu; potencjalnym dodatkowym efektem może być wsparcie nauki i zdobywania umiejętności przez uczniów w innych dziedzinach niż programowanie.</w:t>
      </w:r>
      <w:r w:rsidDel="00000000" w:rsidR="00000000" w:rsidRPr="00000000">
        <w:rPr>
          <w:sz w:val="22"/>
          <w:szCs w:val="22"/>
          <w:rtl w:val="0"/>
        </w:rPr>
        <w:t xml:space="preserve"> Umiejętność programowania oraz umiejętności</w:t>
      </w:r>
      <w:sdt>
        <w:sdtPr>
          <w:tag w:val="goog_rdk_3"/>
        </w:sdtPr>
        <w:sdtContent>
          <w:ins w:author="Agnieszka Sułowska" w:id="1" w:date="2024-08-09T11:18:37Z">
            <w:r w:rsidDel="00000000" w:rsidR="00000000" w:rsidRPr="00000000">
              <w:rPr>
                <w:sz w:val="22"/>
                <w:szCs w:val="22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 takie jak twórcze myślenie i rozwiązywanie problemów matematycznych, mają wspólne elementy, które stanowią podstawę do oczekiwania pewnego stopnia transferu z nauki programowania do innych dziedzin poznawczych (Shute et al., 2017; Popat &amp; Starkey, 2019; Scherer, 2021). To rozumowanie zakłada, że uczniowie ucząc się programowania nabywają zestaw umiejętności, które mogą być transferowane do innych kontekstów i dziedzin (Lye &amp; Koh, 2014; Scherer et al., 2019). Należy podkreślić, że im bardziej podobne są zadania podczas nauczania w jednej dziedzinie (np. programowaniu) do tych w innej dziedzinie (np. rozwiązywanie problemów matematycznych), tym bardziej prawdopodobne jest, że uczniowie będą mogli przenieść swoją wiedzę i umiejętności między dziedzinami (Taatgen, 2013).</w:t>
      </w:r>
    </w:p>
    <w:p w:rsidR="00000000" w:rsidDel="00000000" w:rsidP="00000000" w:rsidRDefault="00000000" w:rsidRPr="00000000" w14:paraId="0000001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ile istniejące badania potwierdzają, że wyniki uczniów w programowaniu są skorelowane </w:t>
      </w:r>
      <w:sdt>
        <w:sdtPr>
          <w:tag w:val="goog_rdk_4"/>
        </w:sdtPr>
        <w:sdtContent>
          <w:ins w:author="Agnieszka Sułowska" w:id="2" w:date="2024-08-09T11:25:07Z"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z ich wynikami w matematyce (Lewis et al., 2012</w:t>
      </w:r>
      <w:sdt>
        <w:sdtPr>
          <w:tag w:val="goog_rdk_5"/>
        </w:sdtPr>
        <w:sdtContent>
          <w:ins w:author="Agnieszka Sułowska" w:id="3" w:date="2024-08-09T11:19:27Z"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, a matematyka wspomaga naukę programowania (Paulson, 2002), odwrotna zależność, czyli jak nauka informatyki wpływa na czytanie i naukę matematyki, jest mniej zrozumiała, co więcej w literaturze </w:t>
      </w:r>
      <w:sdt>
        <w:sdtPr>
          <w:tag w:val="goog_rdk_6"/>
        </w:sdtPr>
        <w:sdtContent>
          <w:commentRangeStart w:id="1"/>
        </w:sdtContent>
      </w:sdt>
      <w:r w:rsidDel="00000000" w:rsidR="00000000" w:rsidRPr="00000000">
        <w:rPr>
          <w:sz w:val="22"/>
          <w:szCs w:val="22"/>
          <w:rtl w:val="0"/>
        </w:rPr>
        <w:t xml:space="preserve">brak konsensusu,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2"/>
          <w:szCs w:val="22"/>
          <w:rtl w:val="0"/>
        </w:rPr>
        <w:t xml:space="preserve"> co do istnienia odwrotnej zależności (Salac et al., 2021).</w:t>
      </w:r>
    </w:p>
    <w:p w:rsidR="00000000" w:rsidDel="00000000" w:rsidP="00000000" w:rsidRDefault="00000000" w:rsidRPr="00000000" w14:paraId="0000001D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Metaanaliza Liao &amp; Bright (1991) obejmująca badania od 1960 do 1989 roku wskazała, że nauka kodowania pozytywnie wpływa na umiejętności poznawcze, takie jak planowanie </w:t>
      </w:r>
      <w:sdt>
        <w:sdtPr>
          <w:tag w:val="goog_rdk_7"/>
        </w:sdtPr>
        <w:sdtContent>
          <w:ins w:author="Agnieszka Sułowska" w:id="4" w:date="2024-08-09T11:25:02Z"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i rozumowanie, z efektem o wartości 0,41 odchylenia standardowego. Natomiast metaanaliza Liao (2000) stwierdza nieistotne efekty w przypadku myślenia twórczego i umiarkowane efekty w przypadku myślenia krytycznego, rozumowania i umiejętności przestrzennych. Nieco nowsza metaanaliza Tondeura et al. (2019), wykazała, że nauka kodowania miała pozytywny i średni efekt na umiejętności poznawcze inne niż kodowanie. Największe efekty w ramach umiejętności poznawczych udokumentowano w przypadku myślenia twórczego, umiejętności matematycznych, metapoznania, rozumowania i umiejętności przestrzennych. Jednocześnie efekty te były specyficzne dla kontekstu i zależały od cech projektu badania, takich jak randomizacja i traktowanie grup kontrolnych. </w:t>
      </w:r>
    </w:p>
    <w:p w:rsidR="00000000" w:rsidDel="00000000" w:rsidP="00000000" w:rsidRDefault="00000000" w:rsidRPr="00000000" w14:paraId="0000001E">
      <w:pPr>
        <w:jc w:val="both"/>
        <w:rPr>
          <w:sz w:val="22"/>
          <w:szCs w:val="22"/>
        </w:rPr>
      </w:pPr>
      <w:hyperlink r:id="rId18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Psycharis</w:t>
        </w:r>
      </w:hyperlink>
      <w:r w:rsidDel="00000000" w:rsidR="00000000" w:rsidRPr="00000000">
        <w:rPr>
          <w:sz w:val="22"/>
          <w:szCs w:val="22"/>
          <w:rtl w:val="0"/>
        </w:rPr>
        <w:t xml:space="preserve"> i </w:t>
      </w:r>
      <w:hyperlink r:id="rId19">
        <w:r w:rsidDel="00000000" w:rsidR="00000000" w:rsidRPr="00000000">
          <w:rPr>
            <w:color w:val="000000"/>
            <w:sz w:val="22"/>
            <w:szCs w:val="22"/>
            <w:rtl w:val="0"/>
          </w:rPr>
          <w:t xml:space="preserve">Kallia</w:t>
        </w:r>
      </w:hyperlink>
      <w:r w:rsidDel="00000000" w:rsidR="00000000" w:rsidRPr="00000000">
        <w:rPr>
          <w:sz w:val="22"/>
          <w:szCs w:val="22"/>
          <w:rtl w:val="0"/>
        </w:rPr>
        <w:t xml:space="preserve"> (2017) wskazali w swoim badaniu na istnienie istotnych różnic </w:t>
      </w:r>
      <w:sdt>
        <w:sdtPr>
          <w:tag w:val="goog_rdk_8"/>
        </w:sdtPr>
        <w:sdtContent>
          <w:ins w:author="Agnieszka Sułowska" w:id="5" w:date="2024-08-09T11:24:51Z"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w umiejętnościach rozumowania między uczniami, którzy uczestniczyli w kursie programowania, a tymi, którzy w nim nie uczestniczyli. Wyniki jednak nie potwierdziły hipotezy, że programowanie poprawia umiejętności rozwiązywania problemów.  Z kolei Salac et al.</w:t>
      </w:r>
      <w:sdt>
        <w:sdtPr>
          <w:tag w:val="goog_rdk_9"/>
        </w:sdtPr>
        <w:sdtContent>
          <w:del w:author="Agnieszka Sułowska" w:id="6" w:date="2024-08-09T11:23:28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,</w:delText>
            </w:r>
          </w:del>
        </w:sdtContent>
      </w:sdt>
      <w:r w:rsidDel="00000000" w:rsidR="00000000" w:rsidRPr="00000000">
        <w:rPr>
          <w:sz w:val="22"/>
          <w:szCs w:val="22"/>
          <w:rtl w:val="0"/>
        </w:rPr>
        <w:t xml:space="preserve"> </w:t>
      </w:r>
      <w:sdt>
        <w:sdtPr>
          <w:tag w:val="goog_rdk_10"/>
        </w:sdtPr>
        <w:sdtContent>
          <w:ins w:author="Agnieszka Sułowska" w:id="7" w:date="2024-08-09T11:23:23Z"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2021</w:t>
      </w:r>
      <w:sdt>
        <w:sdtPr>
          <w:tag w:val="goog_rdk_11"/>
        </w:sdtPr>
        <w:sdtContent>
          <w:ins w:author="Agnieszka Sułowska" w:id="8" w:date="2024-08-09T11:23:25Z"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 wskazali, że nauka informatyki wspiera rozwój umiejętności przydatnych </w:t>
      </w:r>
      <w:sdt>
        <w:sdtPr>
          <w:tag w:val="goog_rdk_12"/>
        </w:sdtPr>
        <w:sdtContent>
          <w:ins w:author="Agnieszka Sułowska" w:id="9" w:date="2024-08-09T11:25:00Z"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w matematyce, ale nie w czytaniu ze zrozumieniem.</w:t>
      </w:r>
    </w:p>
    <w:p w:rsidR="00000000" w:rsidDel="00000000" w:rsidP="00000000" w:rsidRDefault="00000000" w:rsidRPr="00000000" w14:paraId="0000001F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Podsumowując, poza rozwojem kompetencji uczniów w programowaniu projekt może potencjalnie wspomóc naukę i zdobywanie umiejętności przez uczniów w innych dziedzinach niż programowanie. Należy jednak podkreślić, że przytoczone badania często odbiegały od randomizowanych badań kontrolowanych i nie mogą stanowić podstawy do wyciągania ścisłych wniosków przyczynowych. </w:t>
      </w:r>
    </w:p>
    <w:p w:rsidR="00000000" w:rsidDel="00000000" w:rsidP="00000000" w:rsidRDefault="00000000" w:rsidRPr="00000000" w14:paraId="00000020">
      <w:pPr>
        <w:pStyle w:val="Heading1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  <w:t xml:space="preserve">Cel badania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Celem niniejszego badania była analiza powiązań między nauką programowania, a wynikami w matematyce i czytaniu ze zrozumieniem. Zakładając, że nauka programowania pozytywnie wpływa na krytyczne myślenie i umiejętności rozwiązywania problemów, nauka programowania może przełożyć się na naukę innych treści. W badaniu postawiono następujące pytanie badawcze: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Czy istnieją różnice w wynikach z czytania ze zrozumieniem i matematyce pomiędzy uczniami klas 4-6, którzy wzięli aktywny udział w projekcie „Programowanie = Nasz Drugi Język” oraz uczniami, którzy nie uczestniczyli w projekcie i nie byli objęciu kursem </w:t>
      </w:r>
      <w:sdt>
        <w:sdtPr>
          <w:tag w:val="goog_rdk_13"/>
        </w:sdtPr>
        <w:sdtContent>
          <w:ins w:author="Agnieszka Sułowska" w:id="10" w:date="2024-08-09T11:25:48Z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 podstaw </w:t>
            </w:r>
          </w:ins>
        </w:sdtContent>
      </w:sdt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programowania</w:t>
      </w:r>
      <w:sdt>
        <w:sdtPr>
          <w:tag w:val="goog_rdk_14"/>
        </w:sdtPr>
        <w:sdtContent>
          <w:ins w:author="Agnieszka Sułowska" w:id="11" w:date="2024-08-09T11:26:01Z"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po</w:t>
            </w: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pierwszym roku realizacji programu</w:t>
            </w:r>
          </w:ins>
        </w:sdtContent>
      </w:sdt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rPr>
          <w:rFonts w:ascii="Play" w:cs="Play" w:eastAsia="Play" w:hAnsi="Play"/>
          <w:color w:val="374c8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Test umiejętności czytania ze zrozumieniem i rozumowania matematycznego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Badanie polegało na przeprowadzeniu wśród uczniów klas 4-6 szkół podstawowych, testów </w:t>
      </w:r>
      <w:sdt>
        <w:sdtPr>
          <w:tag w:val="goog_rdk_15"/>
        </w:sdtPr>
        <w:sdtContent>
          <w:ins w:author="Agnieszka Sułowska" w:id="12" w:date="2024-08-09T11:26:25Z">
            <w:r w:rsidDel="00000000" w:rsidR="00000000" w:rsidRPr="00000000">
              <w:rPr>
                <w:sz w:val="22"/>
                <w:szCs w:val="22"/>
                <w:rtl w:val="0"/>
              </w:rPr>
              <w:t xml:space="preserve">  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z matematyki oraz czytania ze zrozumieniem. Badanie wymagało dostępu do komputerów </w:t>
      </w:r>
      <w:sdt>
        <w:sdtPr>
          <w:tag w:val="goog_rdk_16"/>
        </w:sdtPr>
        <w:sdtContent>
          <w:ins w:author="Agnieszka Sułowska" w:id="13" w:date="2024-08-09T11:26:27Z"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i odbywało się online. Każdy uczeń otrzymał indywidualny login do platformy https://badanie.diagnoza.edu.pl, gdzie dostępne były dwa 15-minutowe testy próbne (po jednym z matematyki i czytania ze zrozumieniem), które miały za zadanie pozwolić uczniom zaznajomić się z obsługą platformy</w:t>
      </w:r>
      <w:sdt>
        <w:sdtPr>
          <w:tag w:val="goog_rdk_17"/>
        </w:sdtPr>
        <w:sdtContent>
          <w:ins w:author="Agnieszka Sułowska" w:id="14" w:date="2024-08-09T11:26:49Z">
            <w:r w:rsidDel="00000000" w:rsidR="00000000" w:rsidRPr="00000000">
              <w:rPr>
                <w:sz w:val="22"/>
                <w:szCs w:val="22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 oraz </w:t>
      </w:r>
      <w:sdt>
        <w:sdtPr>
          <w:tag w:val="goog_rdk_18"/>
        </w:sdtPr>
        <w:sdtContent>
          <w:ins w:author="Agnieszka Sułowska" w:id="15" w:date="2024-08-09T11:27:00Z">
            <w:r w:rsidDel="00000000" w:rsidR="00000000" w:rsidRPr="00000000">
              <w:rPr>
                <w:sz w:val="22"/>
                <w:szCs w:val="22"/>
                <w:rtl w:val="0"/>
              </w:rPr>
              <w:t xml:space="preserve">dwa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właściw</w:t>
      </w:r>
      <w:sdt>
        <w:sdtPr>
          <w:tag w:val="goog_rdk_19"/>
        </w:sdtPr>
        <w:sdtContent>
          <w:ins w:author="Agnieszka Sułowska" w:id="16" w:date="2024-08-09T11:27:04Z">
            <w:r w:rsidDel="00000000" w:rsidR="00000000" w:rsidRPr="00000000">
              <w:rPr>
                <w:sz w:val="22"/>
                <w:szCs w:val="22"/>
                <w:rtl w:val="0"/>
              </w:rPr>
              <w:t xml:space="preserve">e</w:t>
            </w:r>
          </w:ins>
        </w:sdtContent>
      </w:sdt>
      <w:sdt>
        <w:sdtPr>
          <w:tag w:val="goog_rdk_20"/>
        </w:sdtPr>
        <w:sdtContent>
          <w:del w:author="Agnieszka Sułowska" w:id="16" w:date="2024-08-09T11:27:04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y</w:delText>
            </w:r>
          </w:del>
        </w:sdtContent>
      </w:sdt>
      <w:r w:rsidDel="00000000" w:rsidR="00000000" w:rsidRPr="00000000">
        <w:rPr>
          <w:sz w:val="22"/>
          <w:szCs w:val="22"/>
          <w:rtl w:val="0"/>
        </w:rPr>
        <w:t xml:space="preserve"> test</w:t>
      </w:r>
      <w:sdt>
        <w:sdtPr>
          <w:tag w:val="goog_rdk_21"/>
        </w:sdtPr>
        <w:sdtContent>
          <w:ins w:author="Agnieszka Sułowska" w:id="17" w:date="2024-08-09T11:27:08Z">
            <w:r w:rsidDel="00000000" w:rsidR="00000000" w:rsidRPr="00000000">
              <w:rPr>
                <w:sz w:val="22"/>
                <w:szCs w:val="22"/>
                <w:rtl w:val="0"/>
              </w:rPr>
              <w:t xml:space="preserve">y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 z matematyki i czytania ze zrozumieniem. Testy zostały wcześniej </w:t>
      </w:r>
      <w:sdt>
        <w:sdtPr>
          <w:tag w:val="goog_rdk_22"/>
        </w:sdtPr>
        <w:sdtContent>
          <w:r w:rsidDel="00000000" w:rsidR="00000000" w:rsidRPr="00000000">
            <w:rPr>
              <w:sz w:val="22"/>
              <w:szCs w:val="22"/>
              <w:rtl w:val="0"/>
              <w:rPrChange w:author="Agnieszka Sułowska" w:id="18" w:date="2024-08-09T11:28:13Z">
                <w:rPr>
                  <w:sz w:val="22"/>
                  <w:szCs w:val="22"/>
                </w:rPr>
              </w:rPrChange>
            </w:rPr>
            <w:t xml:space="preserve">przepilotowane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 Każda wersja testu została zaplanowana na około 36 minut, jednak po konsultacji z zamawiającym uczniowie mieli 45 minut na rozwiązanie każdej części. Po upływie tego czasu test był automatycznie </w:t>
      </w:r>
      <w:sdt>
        <w:sdtPr>
          <w:tag w:val="goog_rdk_23"/>
        </w:sdtPr>
        <w:sdtContent>
          <w:r w:rsidDel="00000000" w:rsidR="00000000" w:rsidRPr="00000000">
            <w:rPr>
              <w:sz w:val="22"/>
              <w:szCs w:val="22"/>
              <w:rtl w:val="0"/>
              <w:rPrChange w:author="Agnieszka Sułowska" w:id="19" w:date="2024-08-09T11:28:16Z">
                <w:rPr>
                  <w:sz w:val="22"/>
                  <w:szCs w:val="22"/>
                </w:rPr>
              </w:rPrChange>
            </w:rPr>
            <w:t xml:space="preserve">kończony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 Testy uwzględniały wyłącznie zadania testowe z jedną odpowiedzią poprawną. Uczniowie mieli możliwość przystąpienia do testu w okresie od 27 maja do 21 czerwca 2024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Próba badawcza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Badanie umiejętności czytania ze zrozumieniem oraz rozumowania matematycznego obejmowało uczniów klas 4-6 z 34 szkół podstawowych biorących aktywny udział w projekcie „Programowanie = Nasz Drugi Język”, które wprowadziły nauczanie programowania na lekcj</w:t>
      </w:r>
      <w:sdt>
        <w:sdtPr>
          <w:tag w:val="goog_rdk_24"/>
        </w:sdtPr>
        <w:sdtContent>
          <w:ins w:author="Agnieszka Sułowska" w:id="20" w:date="2024-08-09T11:28:47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</w:t>
            </w:r>
          </w:ins>
        </w:sdtContent>
      </w:sdt>
      <w:sdt>
        <w:sdtPr>
          <w:tag w:val="goog_rdk_25"/>
        </w:sdtPr>
        <w:sdtContent>
          <w:del w:author="Agnieszka Sułowska" w:id="20" w:date="2024-08-09T11:28:47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e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informatyki (tzw. grupa badawcza</w:t>
      </w:r>
      <w:sdt>
        <w:sdtPr>
          <w:tag w:val="goog_rdk_26"/>
        </w:sdtPr>
        <w:sdtContent>
          <w:ins w:author="Agnieszka Sułowska" w:id="21" w:date="2024-08-09T11:45:33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ins>
          <w:sdt>
            <w:sdtPr>
              <w:tag w:val="goog_rdk_27"/>
            </w:sdtPr>
            <w:sdtContent>
              <w:commentRangeStart w:id="2"/>
            </w:sdtContent>
          </w:sdt>
          <w:ins w:author="Agnieszka Sułowska" w:id="21" w:date="2024-08-09T11:45:33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główna</w:t>
            </w:r>
          </w:ins>
        </w:sdtContent>
      </w:sdt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oraz uczniów 34 placówek, które jeszcze nie dołączyły do inicjatywy (tzw. grupa kontrolna).</w:t>
      </w:r>
    </w:p>
    <w:sdt>
      <w:sdtPr>
        <w:tag w:val="goog_rdk_38"/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80" w:before="280" w:line="276" w:lineRule="auto"/>
            <w:ind w:left="0" w:right="0" w:firstLine="0"/>
            <w:jc w:val="both"/>
            <w:rPr>
              <w:ins w:author="Sylwia Wrona" w:id="22" w:date="2024-08-05T17:39:00Z"/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28"/>
            </w:sdtPr>
            <w:sdtContent>
              <w:commentRangeStart w:id="3"/>
            </w:sdtContent>
          </w:sd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W skład grupy badawczej wchodziły szkoły z Warszawy, Sycowa, Chełma oraz Zduńskiej Woli. W zajęciach z programowania uczestniczyło łącznie XXX uczniów z tych szkół, w tym XX z klas 4, XX z klas 5 i XX z klas 6. </w:t>
          </w:r>
          <w:sdt>
            <w:sdtPr>
              <w:tag w:val="goog_rdk_29"/>
            </w:sdtPr>
            <w:sdtContent>
              <w:ins w:author="Sylwia Wrona" w:id="22" w:date="2024-08-05T17:39:00Z">
                <w:commentRangeEnd w:id="3"/>
                <w:r w:rsidDel="00000000" w:rsidR="00000000" w:rsidRPr="00000000">
                  <w:commentReference w:id="3"/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Zgodnie z założeniami programu, uczniowie powinni rozpocząć naukę podstaw programowania w klasie czwartej. Klasy piąte i szóste uczestniczące w prowadzonej inicjatywie</w:t>
                </w:r>
              </w:ins>
            </w:sdtContent>
          </w:sdt>
          <w:sdt>
            <w:sdtPr>
              <w:tag w:val="goog_rdk_30"/>
            </w:sdtPr>
            <w:sdtContent>
              <w:ins w:author="Agnieszka Sułowska" w:id="23" w:date="2024-08-09T11:30:42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realizowały</w:t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program w szybszym tempie</w:t>
                </w:r>
              </w:ins>
            </w:sdtContent>
          </w:sdt>
          <w:sdt>
            <w:sdtPr>
              <w:tag w:val="goog_rdk_31"/>
            </w:sdtPr>
            <w:sdtContent>
              <w:ins w:author="Sylwia Wrona" w:id="22" w:date="2024-08-05T17:39:00Z">
                <w:sdt>
                  <w:sdtPr>
                    <w:tag w:val="goog_rdk_32"/>
                  </w:sdtPr>
                  <w:sdtContent>
                    <w:del w:author="Agnieszka Sułowska" w:id="23" w:date="2024-08-09T11:30:42Z">
                      <w:r w:rsidDel="00000000" w:rsidR="00000000" w:rsidRPr="00000000">
                        <w:rPr>
                          <w:rFonts w:ascii="Aptos" w:cs="Aptos" w:eastAsia="Aptos" w:hAnsi="Aptos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  <w:rtl w:val="0"/>
                        </w:rPr>
                        <w:delText xml:space="preserve"> nie spełniają tego założenia</w:delText>
                      </w:r>
                    </w:del>
                  </w:sdtContent>
                </w:sdt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. W roku szkolnym 2023/2024 klasy czwarte oraz piąte </w:t>
                </w:r>
              </w:ins>
              <w:sdt>
                <w:sdtPr>
                  <w:tag w:val="goog_rdk_33"/>
                </w:sdtPr>
                <w:sdtContent>
                  <w:ins w:author="Sylwia Wrona" w:id="22" w:date="2024-08-05T17:39:00Z"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  <w:rtl w:val="0"/>
                        <w:rPrChange w:author="Sylwia Wrona" w:id="24" w:date="2024-08-05T17:44:00Z">
                          <w:rPr>
                            <w:rFonts w:ascii="Aptos" w:cs="Aptos" w:eastAsia="Aptos" w:hAnsi="Aptos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zrealizowały program pierwszego roku programowania w Assembly</w:t>
                    </w:r>
                  </w:ins>
                </w:sdtContent>
              </w:sdt>
              <w:ins w:author="Sylwia Wrona" w:id="22" w:date="2024-08-05T17:39:00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(program klas czwartych). Klasy szóste </w:t>
                </w:r>
                <w:sdt>
                  <w:sdtPr>
                    <w:tag w:val="goog_rdk_34"/>
                  </w:sdtPr>
                  <w:sdtContent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  <w:rtl w:val="0"/>
                        <w:rPrChange w:author="Sylwia Wrona" w:id="25" w:date="2024-08-05T17:47:00Z">
                          <w:rPr>
                            <w:rFonts w:ascii="Aptos" w:cs="Aptos" w:eastAsia="Aptos" w:hAnsi="Aptos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w </w:t>
                    </w:r>
                  </w:sdtContent>
                </w:sdt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ciągu</w:t>
                </w:r>
                <w:sdt>
                  <w:sdtPr>
                    <w:tag w:val="goog_rdk_35"/>
                  </w:sdtPr>
                  <w:sdtContent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  <w:rtl w:val="0"/>
                        <w:rPrChange w:author="Sylwia Wrona" w:id="26" w:date="2024-08-05T17:47:00Z">
                          <w:rPr>
                            <w:rFonts w:ascii="Aptos" w:cs="Aptos" w:eastAsia="Aptos" w:hAnsi="Aptos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 roku zrealizowały program </w:t>
                    </w:r>
                  </w:sdtContent>
                </w:sdt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z dwóch lat (program </w:t>
                </w:r>
                <w:sdt>
                  <w:sdtPr>
                    <w:tag w:val="goog_rdk_36"/>
                  </w:sdtPr>
                  <w:sdtContent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  <w:rtl w:val="0"/>
                        <w:rPrChange w:author="Sylwia Wrona" w:id="27" w:date="2024-08-05T17:47:00Z">
                          <w:rPr>
                            <w:rFonts w:ascii="Aptos" w:cs="Aptos" w:eastAsia="Aptos" w:hAnsi="Aptos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dla klas czwartych i piątych</w:t>
                    </w:r>
                  </w:sdtContent>
                </w:sdt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)</w:t>
                </w:r>
                <w:sdt>
                  <w:sdtPr>
                    <w:tag w:val="goog_rdk_37"/>
                  </w:sdtPr>
                  <w:sdtContent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  <w:rtl w:val="0"/>
                        <w:rPrChange w:author="Sylwia Wrona" w:id="28" w:date="2024-08-05T17:47:00Z">
                          <w:rPr>
                            <w:rFonts w:ascii="Aptos" w:cs="Aptos" w:eastAsia="Aptos" w:hAnsi="Aptos"/>
                            <w:b w:val="0"/>
                            <w:i w:val="1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.</w:t>
                    </w:r>
                  </w:sdtContent>
                </w:sdt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Uczniowie ze szkół z Chełma, Sycowa i Zduńskiej Woli w całości ukończyli program klas czwartych, rozwiązując średnio 99 zadań, natomiast uczniowie szkół z Warszawy ze względu na dołączenie do projektu z dwumiesięcznym opóźnieniem</w:t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ukończyli 60% programu klas czwartych i rozwiązali średnio 73 zadania. </w:t>
                </w:r>
              </w:ins>
            </w:sdtContent>
          </w:sdt>
        </w:p>
      </w:sdtContent>
    </w:sdt>
    <w:sdt>
      <w:sdtPr>
        <w:tag w:val="goog_rdk_47"/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80" w:before="280" w:line="276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sz w:val="24"/>
              <w:szCs w:val="24"/>
              <w:shd w:fill="auto" w:val="clear"/>
              <w:rPrChange w:author="Sylwia Wrona" w:id="34" w:date="2024-08-05T20:27:00Z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Sylwia Wrona" w:id="0" w:date="2024-08-05T20:27:00Z">
              <w:pPr>
                <w:keepNext w:val="0"/>
                <w:keepLines w:val="0"/>
                <w:pageBreakBefore w:val="0"/>
                <w:widowControl w:val="1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160" w:before="0" w:line="276" w:lineRule="auto"/>
                <w:ind w:left="0" w:right="0" w:firstLine="0"/>
                <w:jc w:val="both"/>
              </w:pPr>
            </w:pPrChange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 grupy kontrolnej należały 34 szkoły ze Skierniewic, Pleszewa, Nakła nad </w:t>
          </w:r>
          <w:sdt>
            <w:sdtPr>
              <w:tag w:val="goog_rdk_39"/>
            </w:sdtPr>
            <w:sdtContent>
              <w:ins w:author="Agnieszka Sułowska" w:id="29" w:date="2024-08-09T11:31:33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Notecią</w:t>
                </w:r>
              </w:ins>
            </w:sdtContent>
          </w:sdt>
          <w:sdt>
            <w:sdtPr>
              <w:tag w:val="goog_rdk_40"/>
            </w:sdtPr>
            <w:sdtContent>
              <w:del w:author="Agnieszka Sułowska" w:id="29" w:date="2024-08-09T11:31:33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Wisłą</w:delText>
                </w:r>
              </w:del>
            </w:sdtContent>
          </w:sd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Kluczborka oraz Świdnicy. Grupa kontrolna została wybrana przez inicjatorów projektu z gmin, które zgłosiły chęć uczestnictwa w inicjatywie, ale nie przystąpiły jeszcze do projektu i liczyła 5699 uczniów (w tym 1923 z klas 4, 1896 z klas 5 i 2038 z klas 6).  Do </w:t>
          </w:r>
          <w:sdt>
            <w:sdtPr>
              <w:tag w:val="goog_rdk_41"/>
            </w:sdtPr>
            <w:sdtContent>
              <w:ins w:author="Agnieszka Sułowska" w:id="30" w:date="2024-08-09T11:33:46Z"/>
              <w:sdt>
                <w:sdtPr>
                  <w:tag w:val="goog_rdk_42"/>
                </w:sdtPr>
                <w:sdtContent>
                  <w:commentRangeStart w:id="4"/>
                </w:sdtContent>
              </w:sdt>
              <w:ins w:author="Agnieszka Sułowska" w:id="30" w:date="2024-08-09T11:33:46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ewaluacji </w:t>
                </w:r>
              </w:ins>
            </w:sdtContent>
          </w:sdt>
          <w:sdt>
            <w:sdtPr>
              <w:tag w:val="goog_rdk_43"/>
            </w:sdtPr>
            <w:sdtContent>
              <w:del w:author="Agnieszka Sułowska" w:id="30" w:date="2024-08-09T11:33:46Z">
                <w:commentRangeEnd w:id="4"/>
                <w:r w:rsidDel="00000000" w:rsidR="00000000" w:rsidRPr="00000000">
                  <w:commentReference w:id="4"/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testu z matematyki i czytania ze zrozumieniem </w:delText>
                </w:r>
              </w:del>
            </w:sdtContent>
          </w:sd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przystąpiło łącznie </w:t>
          </w:r>
          <w:sdt>
            <w:sdtPr>
              <w:tag w:val="goog_rdk_44"/>
            </w:sdtPr>
            <w:sdtContent>
              <w:ins w:author="Agnieszka Sułowska" w:id="31" w:date="2024-08-09T11:33:08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(z grupy badawczej i kontrolnej) </w:t>
                </w:r>
              </w:ins>
            </w:sdtContent>
          </w:sd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odpowiednio 6275 </w:t>
          </w:r>
          <w:sdt>
            <w:sdtPr>
              <w:tag w:val="goog_rdk_45"/>
            </w:sdtPr>
            <w:sdtContent>
              <w:ins w:author="Agnieszka Sułowska" w:id="32" w:date="2024-08-09T11:34:01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test z matematyki) </w:t>
                </w:r>
              </w:ins>
            </w:sdtContent>
          </w:sd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 6554 uczniów</w:t>
          </w:r>
          <w:sdt>
            <w:sdtPr>
              <w:tag w:val="goog_rdk_46"/>
            </w:sdtPr>
            <w:sdtContent>
              <w:ins w:author="Agnieszka Sułowska" w:id="33" w:date="2024-08-09T11:34:04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test czytania ze zrozumieniem)</w:t>
                </w:r>
              </w:ins>
            </w:sdtContent>
          </w:sd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</w:t>
          </w:r>
        </w:p>
      </w:sdtContent>
    </w:sdt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Tabela 1. Liczba uczniów, którzy przystąpili do testu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Czytanie ze zrozumieniem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Matematyka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Klasa 4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2142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2077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Klasa 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2245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2040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Klasa 6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2167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2158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Razem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6554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6275</w:t>
            </w:r>
          </w:p>
        </w:tc>
      </w:tr>
    </w:tbl>
    <w:sdt>
      <w:sdtPr>
        <w:tag w:val="goog_rdk_48"/>
      </w:sdtPr>
      <w:sdtContent>
        <w:p w:rsidR="00000000" w:rsidDel="00000000" w:rsidP="00000000" w:rsidRDefault="00000000" w:rsidRPr="00000000" w14:paraId="0000003A">
          <w:pPr>
            <w:rPr/>
            <w:pPrChange w:author="Sylwia Wrona" w:id="0" w:date="2024-08-05T20:28:00Z">
              <w:pPr>
                <w:pStyle w:val="Heading1"/>
              </w:pPr>
            </w:pPrChange>
          </w:pP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3B">
      <w:pPr>
        <w:rPr>
          <w:rFonts w:ascii="Play" w:cs="Play" w:eastAsia="Play" w:hAnsi="Play"/>
          <w:color w:val="374c80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Wyniki badania</w:t>
      </w:r>
    </w:p>
    <w:p w:rsidR="00000000" w:rsidDel="00000000" w:rsidP="00000000" w:rsidRDefault="00000000" w:rsidRPr="00000000" w14:paraId="0000003D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Uczniowie mieli 45 min na rozwiązanie każdego z testów. Mimo logowania, część uczniów nie rozwiązała testów lub poświęciła na nie kilka minut. Średni czas rozwiązywania zadań z matematyki i czytania ze zrozumieniem wyniósł odpowiednio 14,4 min, 11,8 min dla uczniów klas czwartych, 16,5 min oraz 15,3 min dla uczniów klas piątych oraz 15,2 min i 14,9 min dla klas szóstych. Poniżej przedstawiono rozkłady czasów odpowiedzi dla poszczególnych klas.  Założono, że uczniowie poświęcający tylko kilka minut nie rozwiązywali testów, a raczej zgadywali odpowiedzi. Stąd dla każdego testu ustalono minimalny próg czasu, wynoszący 10 minut, poniżej którego test nie był brany pod uwagę w skalowaniu. </w:t>
      </w:r>
      <w:sdt>
        <w:sdtPr>
          <w:tag w:val="goog_rdk_49"/>
        </w:sdtPr>
        <w:sdtContent>
          <w:ins w:author="Sylwia Wrona" w:id="36" w:date="2024-08-05T20:43:00Z">
            <w:r w:rsidDel="00000000" w:rsidR="00000000" w:rsidRPr="00000000">
              <w:rPr>
                <w:sz w:val="22"/>
                <w:szCs w:val="22"/>
                <w:rtl w:val="0"/>
              </w:rPr>
              <w:t xml:space="preserve">Uczniowie próby głównej</w:t>
            </w:r>
          </w:ins>
        </w:sdtContent>
      </w:sdt>
      <w:sdt>
        <w:sdtPr>
          <w:tag w:val="goog_rdk_50"/>
        </w:sdtPr>
        <w:sdtContent>
          <w:ins w:author="Agnieszka Sułowska" w:id="37" w:date="2024-08-09T11:38:21Z"/>
          <w:sdt>
            <w:sdtPr>
              <w:tag w:val="goog_rdk_51"/>
            </w:sdtPr>
            <w:sdtContent>
              <w:commentRangeStart w:id="5"/>
            </w:sdtContent>
          </w:sdt>
          <w:ins w:author="Agnieszka Sułowska" w:id="37" w:date="2024-08-09T11:38:21Z">
            <w:r w:rsidDel="00000000" w:rsidR="00000000" w:rsidRPr="00000000">
              <w:rPr>
                <w:sz w:val="22"/>
                <w:szCs w:val="22"/>
                <w:rtl w:val="0"/>
              </w:rPr>
              <w:t xml:space="preserve">/badawczej </w:t>
            </w:r>
          </w:ins>
        </w:sdtContent>
      </w:sdt>
      <w:sdt>
        <w:sdtPr>
          <w:tag w:val="goog_rdk_52"/>
        </w:sdtPr>
        <w:sdtContent>
          <w:ins w:author="Sylwia Wrona" w:id="36" w:date="2024-08-05T20:43:00Z"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ins>
          <w:sdt>
            <w:sdtPr>
              <w:tag w:val="goog_rdk_53"/>
            </w:sdtPr>
            <w:sdtContent>
              <w:commentRangeStart w:id="6"/>
            </w:sdtContent>
          </w:sdt>
          <w:ins w:author="Sylwia Wrona" w:id="36" w:date="2024-08-05T20:43:00Z">
            <w:r w:rsidDel="00000000" w:rsidR="00000000" w:rsidRPr="00000000">
              <w:rPr>
                <w:sz w:val="22"/>
                <w:szCs w:val="22"/>
                <w:rtl w:val="0"/>
              </w:rPr>
              <w:t xml:space="preserve">zwykle nieco szybciej rozwiązywali testy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(Tabela 2). Uczniom ze szkół z </w:t>
            </w:r>
            <w:sdt>
              <w:sdtPr>
                <w:tag w:val="goog_rdk_54"/>
              </w:sdtPr>
              <w:sdtContent>
                <w:commentRangeStart w:id="7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Pleszewa 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systematycznie najdłużej zajmowało rozwiązanie testów (Tabela 3). </w:t>
            </w:r>
          </w:ins>
        </w:sdtContent>
      </w:sdt>
      <w:sdt>
        <w:sdtPr>
          <w:tag w:val="goog_rdk_55"/>
        </w:sdtPr>
        <w:sdtContent>
          <w:del w:author="Sylwia Wrona" w:id="36" w:date="2024-08-05T20:43:00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Zwykle uczniowie próby głównej nieco szybciej rozwiązywali testy (Tabela 2). 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56"/>
        </w:sdtPr>
        <w:sdtContent>
          <w:ins w:author="Sylwia Wrona" w:id="38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ins>
        </w:sdtContent>
      </w:sdt>
      <w:sdt>
        <w:sdtPr>
          <w:tag w:val="goog_rdk_57"/>
        </w:sdtPr>
        <w:sdtContent>
          <w:del w:author="Sylwia Wrona" w:id="38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1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Czasy odpowiedzi uczniów klas 4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/>
        <w:drawing>
          <wp:inline distB="0" distT="0" distL="0" distR="0">
            <wp:extent cx="2820105" cy="1692000"/>
            <wp:effectExtent b="0" l="0" r="0" t="0"/>
            <wp:docPr id="21049148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105" cy="16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2938780</wp:posOffset>
            </wp:positionH>
            <wp:positionV relativeFrom="paragraph">
              <wp:posOffset>10795</wp:posOffset>
            </wp:positionV>
            <wp:extent cx="2821015" cy="1692000"/>
            <wp:effectExtent b="0" l="0" r="0" t="0"/>
            <wp:wrapNone/>
            <wp:docPr id="21049148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015" cy="1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58"/>
        </w:sdtPr>
        <w:sdtContent>
          <w:ins w:author="Sylwia Wrona" w:id="39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ins>
        </w:sdtContent>
      </w:sdt>
      <w:sdt>
        <w:sdtPr>
          <w:tag w:val="goog_rdk_59"/>
        </w:sdtPr>
        <w:sdtContent>
          <w:del w:author="Sylwia Wrona" w:id="39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2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Czasy odpowiedzi uczniów klas 5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/>
        <w:drawing>
          <wp:inline distB="0" distT="0" distL="0" distR="0">
            <wp:extent cx="2820105" cy="1692000"/>
            <wp:effectExtent b="0" l="0" r="0" t="0"/>
            <wp:docPr id="21049148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105" cy="16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3138805</wp:posOffset>
            </wp:positionH>
            <wp:positionV relativeFrom="paragraph">
              <wp:posOffset>10160</wp:posOffset>
            </wp:positionV>
            <wp:extent cx="2821015" cy="1692000"/>
            <wp:effectExtent b="0" l="0" r="0" t="0"/>
            <wp:wrapNone/>
            <wp:docPr id="21049148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015" cy="1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60"/>
        </w:sdtPr>
        <w:sdtContent>
          <w:ins w:author="Sylwia Wrona" w:id="40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ins>
        </w:sdtContent>
      </w:sdt>
      <w:sdt>
        <w:sdtPr>
          <w:tag w:val="goog_rdk_61"/>
        </w:sdtPr>
        <w:sdtContent>
          <w:del w:author="Sylwia Wrona" w:id="40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3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Czasy odpowiedzi uczniów klas 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2820104" cy="1692000"/>
            <wp:effectExtent b="0" l="0" r="0" t="0"/>
            <wp:docPr id="21049148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104" cy="16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3081655</wp:posOffset>
            </wp:positionH>
            <wp:positionV relativeFrom="paragraph">
              <wp:posOffset>14604</wp:posOffset>
            </wp:positionV>
            <wp:extent cx="2821021" cy="1692000"/>
            <wp:effectExtent b="0" l="0" r="0" t="0"/>
            <wp:wrapNone/>
            <wp:docPr id="21049148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021" cy="1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Tabela </w:t>
      </w:r>
      <w:sdt>
        <w:sdtPr>
          <w:tag w:val="goog_rdk_62"/>
        </w:sdtPr>
        <w:sdtContent>
          <w:ins w:author="Sylwia Wrona" w:id="41" w:date="2024-08-06T00:01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ins>
        </w:sdtContent>
      </w:sdt>
      <w:sdt>
        <w:sdtPr>
          <w:tag w:val="goog_rdk_63"/>
        </w:sdtPr>
        <w:sdtContent>
          <w:del w:author="Sylwia Wrona" w:id="41" w:date="2024-08-06T00:01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3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Średni czas rozwiązywania testów przez uczniów próby głównej i kontrolnej po uwzględnieniu 10-minutowego progu czasowego</w:t>
      </w:r>
    </w:p>
    <w:tbl>
      <w:tblPr>
        <w:tblStyle w:val="Table2"/>
        <w:tblW w:w="90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787"/>
        <w:gridCol w:w="1896"/>
        <w:gridCol w:w="2226"/>
        <w:gridCol w:w="1896"/>
        <w:gridCol w:w="2226"/>
        <w:tblGridChange w:id="0">
          <w:tblGrid>
            <w:gridCol w:w="787"/>
            <w:gridCol w:w="1896"/>
            <w:gridCol w:w="2226"/>
            <w:gridCol w:w="1896"/>
            <w:gridCol w:w="2226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klasa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Czytanie ze zrozumieniem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Matematyka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próba główna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próba kontrolna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próba główna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próba kontrolna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16.83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17.83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14.66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14.85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18.57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18.97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18.39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18.19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17.04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18.12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17.46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18.60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tag w:val="goog_rdk_66"/>
      </w:sdtPr>
      <w:sdtContent>
        <w:p w:rsidR="00000000" w:rsidDel="00000000" w:rsidP="00000000" w:rsidRDefault="00000000" w:rsidRPr="00000000" w14:paraId="0000005E">
          <w:pPr>
            <w:rPr>
              <w:ins w:author="Sylwia Wrona" w:id="42" w:date="2024-08-05T20:34:00Z"/>
            </w:rPr>
          </w:pPr>
          <w:sdt>
            <w:sdtPr>
              <w:tag w:val="goog_rdk_65"/>
            </w:sdtPr>
            <w:sdtContent>
              <w:ins w:author="Sylwia Wrona" w:id="42" w:date="2024-08-05T20:34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70"/>
      </w:sdtPr>
      <w:sdtContent>
        <w:p w:rsidR="00000000" w:rsidDel="00000000" w:rsidP="00000000" w:rsidRDefault="00000000" w:rsidRPr="00000000" w14:paraId="0000005F">
          <w:pPr>
            <w:keepNext w:val="1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44" w:date="2024-08-05T20:38:00Z">
                <w:rPr/>
              </w:rPrChange>
            </w:rPr>
            <w:pPrChange w:author="Sylwia Wrona" w:id="0" w:date="2024-08-05T20:38:00Z">
              <w:pPr/>
            </w:pPrChange>
          </w:pPr>
          <w:sdt>
            <w:sdtPr>
              <w:tag w:val="goog_rdk_67"/>
            </w:sdtPr>
            <w:sdtContent>
              <w:ins w:author="Sylwia Wrona" w:id="42" w:date="2024-08-05T20:34:00Z"/>
              <w:sdt>
                <w:sdtPr>
                  <w:tag w:val="goog_rdk_68"/>
                </w:sdtPr>
                <w:sdtContent>
                  <w:ins w:author="Sylwia Wrona" w:id="42" w:date="2024-08-05T20:34:00Z">
                    <w:r w:rsidDel="00000000" w:rsidR="00000000" w:rsidRPr="00000000">
                      <w:rPr>
                        <w:i w:val="1"/>
                        <w:sz w:val="20"/>
                        <w:szCs w:val="20"/>
                        <w:rtl w:val="0"/>
                        <w:rPrChange w:author="Agnieszka Sułowska" w:id="43" w:date="2024-08-09T11:42:48Z">
                          <w:rPr/>
                        </w:rPrChange>
                      </w:rPr>
                      <w:t xml:space="preserve">Tabela 3. Średni czas rozwiązywania testów w gminach po uwzględnieniu 10-minutowego progu czasowego</w:t>
                    </w:r>
                  </w:ins>
                </w:sdtContent>
              </w:sdt>
              <w:ins w:author="Sylwia Wrona" w:id="42" w:date="2024-08-05T20:34:00Z"/>
            </w:sdtContent>
          </w:sdt>
          <w:sdt>
            <w:sdtPr>
              <w:tag w:val="goog_rdk_6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14"/>
      </w:sdtPr>
      <w:sdtContent>
        <w:tbl>
          <w:tblPr>
            <w:tblStyle w:val="Table4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A0"/>
            <w:tblPrChange w:id="46" w:author="Sylwia Wrona" w:date="2024-08-05T20:38:00Z">
              <w:tblPr>
                <w:tblStyle w:val="Table3"/>
                <w:jc w:val="left"/>
                <w:tbl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  <w:insideH w:color="000000" w:space="0" w:sz="4" w:val="single"/>
                  <w:insideV w:color="000000" w:space="0" w:sz="4" w:val="single"/>
                </w:tblBorders>
                <w:tblLayout w:type="fixed"/>
                <w:tblLook w:val="04A0"/>
              </w:tblPr>
            </w:tblPrChange>
          </w:tblPr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tblGridChange w:id="0">
              <w:tblGrid>
                <w:gridCol w:w="1296"/>
                <w:gridCol w:w="1296"/>
                <w:gridCol w:w="1296"/>
                <w:gridCol w:w="1296"/>
                <w:gridCol w:w="1296"/>
                <w:gridCol w:w="1296"/>
                <w:gridCol w:w="1296"/>
              </w:tblGrid>
            </w:tblGridChange>
          </w:tblGrid>
          <w:sdt>
            <w:sdtPr>
              <w:tag w:val="goog_rdk_72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73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000000" w:space="0" w:sz="4" w:val="single"/>
                              <w:left w:color="000000" w:space="0" w:sz="4" w:val="single"/>
                              <w:bottom w:color="000000" w:space="0" w:sz="4" w:val="single"/>
                              <w:right w:color="000000" w:space="0" w:sz="4" w:val="single"/>
                            </w:tcBorders>
                            <w:shd w:fill="auto" w:val="clear"/>
                            <w:vAlign w:val="center"/>
                          </w:tcPr>
                        </w:tcPrChange>
                      </w:tcPr>
                      <w:sdt>
                        <w:sdtPr>
                          <w:tag w:val="goog_rdk_75"/>
                        </w:sdtPr>
                        <w:sdtContent>
                          <w:p w:rsidR="00000000" w:rsidDel="00000000" w:rsidP="00000000" w:rsidRDefault="00000000" w:rsidRPr="00000000" w14:paraId="00000060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7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 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76"/>
                  </w:sdtPr>
                  <w:sdtContent>
                    <w:tc>
                      <w:tcPr>
                        <w:gridSpan w:val="2"/>
                        <w:tcPrChange w:author="Sylwia Wrona" w:id="46" w:date="2024-08-05T20:38:00Z">
                          <w:tcPr>
                            <w:tcBorders>
                              <w:top w:color="000000" w:space="0" w:sz="4" w:val="single"/>
                              <w:left w:color="000000" w:space="0" w:sz="0" w:val="nil"/>
                              <w:bottom w:color="000000" w:space="0" w:sz="4" w:val="single"/>
                              <w:right w:color="000000" w:space="0" w:sz="4" w:val="single"/>
                            </w:tcBorders>
                            <w:shd w:fill="auto" w:val="clear"/>
                            <w:vAlign w:val="center"/>
                          </w:tcPr>
                        </w:tcPrChange>
                      </w:tcPr>
                      <w:sdt>
                        <w:sdtPr>
                          <w:tag w:val="goog_rdk_78"/>
                        </w:sdtPr>
                        <w:sdtContent>
                          <w:p w:rsidR="00000000" w:rsidDel="00000000" w:rsidP="00000000" w:rsidRDefault="00000000" w:rsidRPr="00000000" w14:paraId="00000061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77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Klasa 4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82"/>
                  </w:sdtPr>
                  <w:sdtContent>
                    <w:tc>
                      <w:tcPr>
                        <w:gridSpan w:val="2"/>
                        <w:tcPrChange w:author="Sylwia Wrona" w:id="46" w:date="2024-08-05T20:38:00Z">
                          <w:tcPr>
                            <w:tcBorders>
                              <w:top w:color="000000" w:space="0" w:sz="4" w:val="single"/>
                              <w:left w:color="000000" w:space="0" w:sz="0" w:val="nil"/>
                              <w:bottom w:color="000000" w:space="0" w:sz="4" w:val="single"/>
                              <w:right w:color="000000" w:space="0" w:sz="4" w:val="single"/>
                            </w:tcBorders>
                            <w:shd w:fill="auto" w:val="clear"/>
                            <w:vAlign w:val="center"/>
                          </w:tcPr>
                        </w:tcPrChange>
                      </w:tcPr>
                      <w:sdt>
                        <w:sdtPr>
                          <w:tag w:val="goog_rdk_84"/>
                        </w:sdtPr>
                        <w:sdtContent>
                          <w:p w:rsidR="00000000" w:rsidDel="00000000" w:rsidP="00000000" w:rsidRDefault="00000000" w:rsidRPr="00000000" w14:paraId="00000063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83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Klasa 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88"/>
                  </w:sdtPr>
                  <w:sdtContent>
                    <w:tc>
                      <w:tcPr>
                        <w:gridSpan w:val="2"/>
                        <w:tcPrChange w:author="Sylwia Wrona" w:id="46" w:date="2024-08-05T20:38:00Z">
                          <w:tcPr>
                            <w:tcBorders>
                              <w:top w:color="000000" w:space="0" w:sz="4" w:val="single"/>
                              <w:left w:color="000000" w:space="0" w:sz="0" w:val="nil"/>
                              <w:bottom w:color="000000" w:space="0" w:sz="4" w:val="single"/>
                              <w:right w:color="000000" w:space="0" w:sz="4" w:val="single"/>
                            </w:tcBorders>
                            <w:shd w:fill="auto" w:val="clear"/>
                            <w:vAlign w:val="center"/>
                          </w:tcPr>
                        </w:tcPrChange>
                      </w:tcPr>
                      <w:sdt>
                        <w:sdtPr>
                          <w:tag w:val="goog_rdk_90"/>
                        </w:sdtPr>
                        <w:sdtContent>
                          <w:p w:rsidR="00000000" w:rsidDel="00000000" w:rsidP="00000000" w:rsidRDefault="00000000" w:rsidRPr="00000000" w14:paraId="00000065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89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Klasa 6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94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95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97"/>
                        </w:sdtPr>
                        <w:sdtContent>
                          <w:p w:rsidR="00000000" w:rsidDel="00000000" w:rsidP="00000000" w:rsidRDefault="00000000" w:rsidRPr="00000000" w14:paraId="00000067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9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 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98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00"/>
                        </w:sdtPr>
                        <w:sdtContent>
                          <w:p w:rsidR="00000000" w:rsidDel="00000000" w:rsidP="00000000" w:rsidRDefault="00000000" w:rsidRPr="00000000" w14:paraId="00000068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99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czytanie 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01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03"/>
                        </w:sdtPr>
                        <w:sdtContent>
                          <w:p w:rsidR="00000000" w:rsidDel="00000000" w:rsidP="00000000" w:rsidRDefault="00000000" w:rsidRPr="00000000" w14:paraId="00000069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0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matematyka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04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06"/>
                        </w:sdtPr>
                        <w:sdtContent>
                          <w:p w:rsidR="00000000" w:rsidDel="00000000" w:rsidP="00000000" w:rsidRDefault="00000000" w:rsidRPr="00000000" w14:paraId="0000006A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05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czytanie 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07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09"/>
                        </w:sdtPr>
                        <w:sdtContent>
                          <w:p w:rsidR="00000000" w:rsidDel="00000000" w:rsidP="00000000" w:rsidRDefault="00000000" w:rsidRPr="00000000" w14:paraId="0000006B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0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matematyka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10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12"/>
                        </w:sdtPr>
                        <w:sdtContent>
                          <w:p w:rsidR="00000000" w:rsidDel="00000000" w:rsidP="00000000" w:rsidRDefault="00000000" w:rsidRPr="00000000" w14:paraId="0000006C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11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czytanie 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13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15"/>
                        </w:sdtPr>
                        <w:sdtContent>
                          <w:p w:rsidR="00000000" w:rsidDel="00000000" w:rsidP="00000000" w:rsidRDefault="00000000" w:rsidRPr="00000000" w14:paraId="0000006D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1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matematyka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116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117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19"/>
                        </w:sdtPr>
                        <w:sdtContent>
                          <w:p w:rsidR="00000000" w:rsidDel="00000000" w:rsidP="00000000" w:rsidRDefault="00000000" w:rsidRPr="00000000" w14:paraId="0000006E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1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Chełm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20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22"/>
                        </w:sdtPr>
                        <w:sdtContent>
                          <w:p w:rsidR="00000000" w:rsidDel="00000000" w:rsidP="00000000" w:rsidRDefault="00000000" w:rsidRPr="00000000" w14:paraId="0000006F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21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23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25"/>
                        </w:sdtPr>
                        <w:sdtContent>
                          <w:p w:rsidR="00000000" w:rsidDel="00000000" w:rsidP="00000000" w:rsidRDefault="00000000" w:rsidRPr="00000000" w14:paraId="00000070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2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14.7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26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28"/>
                        </w:sdtPr>
                        <w:sdtContent>
                          <w:p w:rsidR="00000000" w:rsidDel="00000000" w:rsidP="00000000" w:rsidRDefault="00000000" w:rsidRPr="00000000" w14:paraId="00000071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27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19.2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29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31"/>
                        </w:sdtPr>
                        <w:sdtContent>
                          <w:p w:rsidR="00000000" w:rsidDel="00000000" w:rsidP="00000000" w:rsidRDefault="00000000" w:rsidRPr="00000000" w14:paraId="00000072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3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17.7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32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34"/>
                        </w:sdtPr>
                        <w:sdtContent>
                          <w:p w:rsidR="00000000" w:rsidDel="00000000" w:rsidP="00000000" w:rsidRDefault="00000000" w:rsidRPr="00000000" w14:paraId="00000073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33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35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37"/>
                        </w:sdtPr>
                        <w:sdtContent>
                          <w:p w:rsidR="00000000" w:rsidDel="00000000" w:rsidP="00000000" w:rsidRDefault="00000000" w:rsidRPr="00000000" w14:paraId="00000074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3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13.9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138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139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41"/>
                        </w:sdtPr>
                        <w:sdtContent>
                          <w:p w:rsidR="00000000" w:rsidDel="00000000" w:rsidP="00000000" w:rsidRDefault="00000000" w:rsidRPr="00000000" w14:paraId="00000075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4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Syców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42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44"/>
                        </w:sdtPr>
                        <w:sdtContent>
                          <w:p w:rsidR="00000000" w:rsidDel="00000000" w:rsidP="00000000" w:rsidRDefault="00000000" w:rsidRPr="00000000" w14:paraId="00000076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43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45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47"/>
                        </w:sdtPr>
                        <w:sdtContent>
                          <w:p w:rsidR="00000000" w:rsidDel="00000000" w:rsidP="00000000" w:rsidRDefault="00000000" w:rsidRPr="00000000" w14:paraId="00000077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4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14.4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48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50"/>
                        </w:sdtPr>
                        <w:sdtContent>
                          <w:p w:rsidR="00000000" w:rsidDel="00000000" w:rsidP="00000000" w:rsidRDefault="00000000" w:rsidRPr="00000000" w14:paraId="00000078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49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19.6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51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53"/>
                        </w:sdtPr>
                        <w:sdtContent>
                          <w:p w:rsidR="00000000" w:rsidDel="00000000" w:rsidP="00000000" w:rsidRDefault="00000000" w:rsidRPr="00000000" w14:paraId="00000079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5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18.7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54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56"/>
                        </w:sdtPr>
                        <w:sdtContent>
                          <w:p w:rsidR="00000000" w:rsidDel="00000000" w:rsidP="00000000" w:rsidRDefault="00000000" w:rsidRPr="00000000" w14:paraId="0000007A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55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57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59"/>
                        </w:sdtPr>
                        <w:sdtContent>
                          <w:p w:rsidR="00000000" w:rsidDel="00000000" w:rsidP="00000000" w:rsidRDefault="00000000" w:rsidRPr="00000000" w14:paraId="0000007B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5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18.4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160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161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bottom w:color="bfbfbf" w:space="0" w:sz="4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163"/>
                        </w:sdtPr>
                        <w:sdtContent>
                          <w:p w:rsidR="00000000" w:rsidDel="00000000" w:rsidP="00000000" w:rsidRDefault="00000000" w:rsidRPr="00000000" w14:paraId="0000007C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6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Warszawa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64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bottom w:color="bfbfbf" w:space="0" w:sz="4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166"/>
                        </w:sdtPr>
                        <w:sdtContent>
                          <w:p w:rsidR="00000000" w:rsidDel="00000000" w:rsidP="00000000" w:rsidRDefault="00000000" w:rsidRPr="00000000" w14:paraId="0000007D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65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67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bottom w:color="bfbfbf" w:space="0" w:sz="4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169"/>
                        </w:sdtPr>
                        <w:sdtContent>
                          <w:p w:rsidR="00000000" w:rsidDel="00000000" w:rsidP="00000000" w:rsidRDefault="00000000" w:rsidRPr="00000000" w14:paraId="0000007E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6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15.0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70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bottom w:color="bfbfbf" w:space="0" w:sz="4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172"/>
                        </w:sdtPr>
                        <w:sdtContent>
                          <w:p w:rsidR="00000000" w:rsidDel="00000000" w:rsidP="00000000" w:rsidRDefault="00000000" w:rsidRPr="00000000" w14:paraId="0000007F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71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18.3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73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bottom w:color="bfbfbf" w:space="0" w:sz="4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175"/>
                        </w:sdtPr>
                        <w:sdtContent>
                          <w:p w:rsidR="00000000" w:rsidDel="00000000" w:rsidP="00000000" w:rsidRDefault="00000000" w:rsidRPr="00000000" w14:paraId="00000080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7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76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bottom w:color="bfbfbf" w:space="0" w:sz="4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178"/>
                        </w:sdtPr>
                        <w:sdtContent>
                          <w:p w:rsidR="00000000" w:rsidDel="00000000" w:rsidP="00000000" w:rsidRDefault="00000000" w:rsidRPr="00000000" w14:paraId="00000081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77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79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bottom w:color="bfbfbf" w:space="0" w:sz="4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181"/>
                        </w:sdtPr>
                        <w:sdtContent>
                          <w:p w:rsidR="00000000" w:rsidDel="00000000" w:rsidP="00000000" w:rsidRDefault="00000000" w:rsidRPr="00000000" w14:paraId="00000082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8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18.0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182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183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85"/>
                        </w:sdtPr>
                        <w:sdtContent>
                          <w:p w:rsidR="00000000" w:rsidDel="00000000" w:rsidP="00000000" w:rsidRDefault="00000000" w:rsidRPr="00000000" w14:paraId="00000083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8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Zduńska Wola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86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88"/>
                        </w:sdtPr>
                        <w:sdtContent>
                          <w:p w:rsidR="00000000" w:rsidDel="00000000" w:rsidP="00000000" w:rsidRDefault="00000000" w:rsidRPr="00000000" w14:paraId="00000084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87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15.6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89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91"/>
                        </w:sdtPr>
                        <w:sdtContent>
                          <w:p w:rsidR="00000000" w:rsidDel="00000000" w:rsidP="00000000" w:rsidRDefault="00000000" w:rsidRPr="00000000" w14:paraId="00000085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9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15.2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92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94"/>
                        </w:sdtPr>
                        <w:sdtContent>
                          <w:p w:rsidR="00000000" w:rsidDel="00000000" w:rsidP="00000000" w:rsidRDefault="00000000" w:rsidRPr="00000000" w14:paraId="00000086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93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18.1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95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197"/>
                        </w:sdtPr>
                        <w:sdtContent>
                          <w:p w:rsidR="00000000" w:rsidDel="00000000" w:rsidP="00000000" w:rsidRDefault="00000000" w:rsidRPr="00000000" w14:paraId="00000087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9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18.7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198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00"/>
                        </w:sdtPr>
                        <w:sdtContent>
                          <w:p w:rsidR="00000000" w:rsidDel="00000000" w:rsidP="00000000" w:rsidRDefault="00000000" w:rsidRPr="00000000" w14:paraId="00000088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199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01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03"/>
                        </w:sdtPr>
                        <w:sdtContent>
                          <w:p w:rsidR="00000000" w:rsidDel="00000000" w:rsidP="00000000" w:rsidRDefault="00000000" w:rsidRPr="00000000" w14:paraId="00000089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0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19.3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204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205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d9d9d9" w:space="0" w:sz="6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207"/>
                        </w:sdtPr>
                        <w:sdtContent>
                          <w:p w:rsidR="00000000" w:rsidDel="00000000" w:rsidP="00000000" w:rsidRDefault="00000000" w:rsidRPr="00000000" w14:paraId="0000008A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0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Kluczbork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08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d9d9d9" w:space="0" w:sz="6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210"/>
                        </w:sdtPr>
                        <w:sdtContent>
                          <w:p w:rsidR="00000000" w:rsidDel="00000000" w:rsidP="00000000" w:rsidRDefault="00000000" w:rsidRPr="00000000" w14:paraId="0000008B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09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16.1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11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d9d9d9" w:space="0" w:sz="6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213"/>
                        </w:sdtPr>
                        <w:sdtContent>
                          <w:p w:rsidR="00000000" w:rsidDel="00000000" w:rsidP="00000000" w:rsidRDefault="00000000" w:rsidRPr="00000000" w14:paraId="0000008C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1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15.1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14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d9d9d9" w:space="0" w:sz="6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216"/>
                        </w:sdtPr>
                        <w:sdtContent>
                          <w:p w:rsidR="00000000" w:rsidDel="00000000" w:rsidP="00000000" w:rsidRDefault="00000000" w:rsidRPr="00000000" w14:paraId="0000008D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15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17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d9d9d9" w:space="0" w:sz="6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219"/>
                        </w:sdtPr>
                        <w:sdtContent>
                          <w:p w:rsidR="00000000" w:rsidDel="00000000" w:rsidP="00000000" w:rsidRDefault="00000000" w:rsidRPr="00000000" w14:paraId="0000008E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1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17.1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20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d9d9d9" w:space="0" w:sz="6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222"/>
                        </w:sdtPr>
                        <w:sdtContent>
                          <w:p w:rsidR="00000000" w:rsidDel="00000000" w:rsidP="00000000" w:rsidRDefault="00000000" w:rsidRPr="00000000" w14:paraId="0000008F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21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17.9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23"/>
                  </w:sdtPr>
                  <w:sdtContent>
                    <w:tc>
                      <w:tcPr>
                        <w:tcPrChange w:author="Sylwia Wrona" w:id="46" w:date="2024-08-05T20:38:00Z">
                          <w:tcPr>
                            <w:tcBorders>
                              <w:top w:color="d9d9d9" w:space="0" w:sz="6" w:val="single"/>
                            </w:tcBorders>
                          </w:tcPr>
                        </w:tcPrChange>
                      </w:tcPr>
                      <w:sdt>
                        <w:sdtPr>
                          <w:tag w:val="goog_rdk_225"/>
                        </w:sdtPr>
                        <w:sdtContent>
                          <w:p w:rsidR="00000000" w:rsidDel="00000000" w:rsidP="00000000" w:rsidRDefault="00000000" w:rsidRPr="00000000" w14:paraId="00000090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2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17.6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226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227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29"/>
                        </w:sdtPr>
                        <w:sdtContent>
                          <w:p w:rsidR="00000000" w:rsidDel="00000000" w:rsidP="00000000" w:rsidRDefault="00000000" w:rsidRPr="00000000" w14:paraId="00000091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2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Nakło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30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32"/>
                        </w:sdtPr>
                        <w:sdtContent>
                          <w:p w:rsidR="00000000" w:rsidDel="00000000" w:rsidP="00000000" w:rsidRDefault="00000000" w:rsidRPr="00000000" w14:paraId="00000092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31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17.0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33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35"/>
                        </w:sdtPr>
                        <w:sdtContent>
                          <w:p w:rsidR="00000000" w:rsidDel="00000000" w:rsidP="00000000" w:rsidRDefault="00000000" w:rsidRPr="00000000" w14:paraId="00000093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3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14.3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36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38"/>
                        </w:sdtPr>
                        <w:sdtContent>
                          <w:p w:rsidR="00000000" w:rsidDel="00000000" w:rsidP="00000000" w:rsidRDefault="00000000" w:rsidRPr="00000000" w14:paraId="00000094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37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19.1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39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41"/>
                        </w:sdtPr>
                        <w:sdtContent>
                          <w:p w:rsidR="00000000" w:rsidDel="00000000" w:rsidP="00000000" w:rsidRDefault="00000000" w:rsidRPr="00000000" w14:paraId="00000095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4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20.0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42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44"/>
                        </w:sdtPr>
                        <w:sdtContent>
                          <w:p w:rsidR="00000000" w:rsidDel="00000000" w:rsidP="00000000" w:rsidRDefault="00000000" w:rsidRPr="00000000" w14:paraId="00000096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43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45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47"/>
                        </w:sdtPr>
                        <w:sdtContent>
                          <w:p w:rsidR="00000000" w:rsidDel="00000000" w:rsidP="00000000" w:rsidRDefault="00000000" w:rsidRPr="00000000" w14:paraId="00000097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4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18.0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248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249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51"/>
                        </w:sdtPr>
                        <w:sdtContent>
                          <w:p w:rsidR="00000000" w:rsidDel="00000000" w:rsidP="00000000" w:rsidRDefault="00000000" w:rsidRPr="00000000" w14:paraId="00000098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5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Pleszew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52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54"/>
                        </w:sdtPr>
                        <w:sdtContent>
                          <w:p w:rsidR="00000000" w:rsidDel="00000000" w:rsidP="00000000" w:rsidRDefault="00000000" w:rsidRPr="00000000" w14:paraId="00000099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53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19.4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55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57"/>
                        </w:sdtPr>
                        <w:sdtContent>
                          <w:p w:rsidR="00000000" w:rsidDel="00000000" w:rsidP="00000000" w:rsidRDefault="00000000" w:rsidRPr="00000000" w14:paraId="0000009A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5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15.3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58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60"/>
                        </w:sdtPr>
                        <w:sdtContent>
                          <w:p w:rsidR="00000000" w:rsidDel="00000000" w:rsidP="00000000" w:rsidRDefault="00000000" w:rsidRPr="00000000" w14:paraId="0000009B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59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20.6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61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63"/>
                        </w:sdtPr>
                        <w:sdtContent>
                          <w:p w:rsidR="00000000" w:rsidDel="00000000" w:rsidP="00000000" w:rsidRDefault="00000000" w:rsidRPr="00000000" w14:paraId="0000009C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6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64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66"/>
                        </w:sdtPr>
                        <w:sdtContent>
                          <w:p w:rsidR="00000000" w:rsidDel="00000000" w:rsidP="00000000" w:rsidRDefault="00000000" w:rsidRPr="00000000" w14:paraId="0000009D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65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21.0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67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69"/>
                        </w:sdtPr>
                        <w:sdtContent>
                          <w:p w:rsidR="00000000" w:rsidDel="00000000" w:rsidP="00000000" w:rsidRDefault="00000000" w:rsidRPr="00000000" w14:paraId="0000009E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6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21.8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270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271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73"/>
                        </w:sdtPr>
                        <w:sdtContent>
                          <w:p w:rsidR="00000000" w:rsidDel="00000000" w:rsidP="00000000" w:rsidRDefault="00000000" w:rsidRPr="00000000" w14:paraId="0000009F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7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Skierniewice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74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76"/>
                        </w:sdtPr>
                        <w:sdtContent>
                          <w:p w:rsidR="00000000" w:rsidDel="00000000" w:rsidP="00000000" w:rsidRDefault="00000000" w:rsidRPr="00000000" w14:paraId="000000A0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75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17.6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77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79"/>
                        </w:sdtPr>
                        <w:sdtContent>
                          <w:p w:rsidR="00000000" w:rsidDel="00000000" w:rsidP="00000000" w:rsidRDefault="00000000" w:rsidRPr="00000000" w14:paraId="000000A1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78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14.4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80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82"/>
                        </w:sdtPr>
                        <w:sdtContent>
                          <w:p w:rsidR="00000000" w:rsidDel="00000000" w:rsidP="00000000" w:rsidRDefault="00000000" w:rsidRPr="00000000" w14:paraId="000000A2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81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83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85"/>
                        </w:sdtPr>
                        <w:sdtContent>
                          <w:p w:rsidR="00000000" w:rsidDel="00000000" w:rsidP="00000000" w:rsidRDefault="00000000" w:rsidRPr="00000000" w14:paraId="000000A3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8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18.4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86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88"/>
                        </w:sdtPr>
                        <w:sdtContent>
                          <w:p w:rsidR="00000000" w:rsidDel="00000000" w:rsidP="00000000" w:rsidRDefault="00000000" w:rsidRPr="00000000" w14:paraId="000000A4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87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89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91"/>
                        </w:sdtPr>
                        <w:sdtContent>
                          <w:p w:rsidR="00000000" w:rsidDel="00000000" w:rsidP="00000000" w:rsidRDefault="00000000" w:rsidRPr="00000000" w14:paraId="000000A5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9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  <w:sdt>
            <w:sdtPr>
              <w:tag w:val="goog_rdk_292"/>
            </w:sdtPr>
            <w:sdtContent>
              <w:tr>
                <w:trPr>
                  <w:ins w:author="Sylwia Wrona" w:id="45" w:date="2024-08-05T20:36:00Z"/>
                  <w:trPrChange w:author="Sylwia Wrona" w:id="46" w:date="2024-08-05T20:38:00Z">
                    <w:trPr>
                      <w:cantSplit w:val="0"/>
                      <w:trHeight w:val="290" w:hRule="atLeast"/>
                      <w:tblHeader w:val="0"/>
                    </w:trPr>
                  </w:trPrChange>
                </w:trPr>
                <w:sdt>
                  <w:sdtPr>
                    <w:tag w:val="goog_rdk_293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95"/>
                        </w:sdtPr>
                        <w:sdtContent>
                          <w:p w:rsidR="00000000" w:rsidDel="00000000" w:rsidP="00000000" w:rsidRDefault="00000000" w:rsidRPr="00000000" w14:paraId="000000A6">
                            <w:pPr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94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Świdnica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96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298"/>
                        </w:sdtPr>
                        <w:sdtContent>
                          <w:p w:rsidR="00000000" w:rsidDel="00000000" w:rsidP="00000000" w:rsidRDefault="00000000" w:rsidRPr="00000000" w14:paraId="000000A7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297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17.8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299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301"/>
                        </w:sdtPr>
                        <w:sdtContent>
                          <w:p w:rsidR="00000000" w:rsidDel="00000000" w:rsidP="00000000" w:rsidRDefault="00000000" w:rsidRPr="00000000" w14:paraId="000000A8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300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14.3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302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304"/>
                        </w:sdtPr>
                        <w:sdtContent>
                          <w:p w:rsidR="00000000" w:rsidDel="00000000" w:rsidP="00000000" w:rsidRDefault="00000000" w:rsidRPr="00000000" w14:paraId="000000A9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303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18.9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305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307"/>
                        </w:sdtPr>
                        <w:sdtContent>
                          <w:p w:rsidR="00000000" w:rsidDel="00000000" w:rsidP="00000000" w:rsidRDefault="00000000" w:rsidRPr="00000000" w14:paraId="000000AA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306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17.0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308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310"/>
                        </w:sdtPr>
                        <w:sdtContent>
                          <w:p w:rsidR="00000000" w:rsidDel="00000000" w:rsidP="00000000" w:rsidRDefault="00000000" w:rsidRPr="00000000" w14:paraId="000000AB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309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16.5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  <w:sdt>
                  <w:sdtPr>
                    <w:tag w:val="goog_rdk_311"/>
                  </w:sdtPr>
                  <w:sdtContent>
                    <w:tc>
                      <w:tcPr>
                        <w:tcPrChange w:author="Sylwia Wrona" w:id="46" w:date="2024-08-05T20:38:00Z">
                          <w:tcPr/>
                        </w:tcPrChange>
                      </w:tcPr>
                      <w:sdt>
                        <w:sdtPr>
                          <w:tag w:val="goog_rdk_313"/>
                        </w:sdtPr>
                        <w:sdtContent>
                          <w:p w:rsidR="00000000" w:rsidDel="00000000" w:rsidP="00000000" w:rsidRDefault="00000000" w:rsidRPr="00000000" w14:paraId="000000AC">
                            <w:pPr>
                              <w:jc w:val="center"/>
                              <w:rPr>
                                <w:ins w:author="Sylwia Wrona" w:id="45" w:date="2024-08-05T20:36:00Z"/>
                                <w:rFonts w:ascii="Aptos Narrow" w:cs="Aptos Narrow" w:eastAsia="Aptos Narrow" w:hAnsi="Aptos Narrow"/>
                                <w:color w:val="000000"/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tag w:val="goog_rdk_312"/>
                              </w:sdtPr>
                              <w:sdtContent>
                                <w:ins w:author="Sylwia Wrona" w:id="45" w:date="2024-08-05T20:36:00Z">
                                  <w:r w:rsidDel="00000000" w:rsidR="00000000" w:rsidRPr="00000000">
                                    <w:rPr>
                                      <w:rFonts w:ascii="Aptos Narrow" w:cs="Aptos Narrow" w:eastAsia="Aptos Narrow" w:hAnsi="Aptos Narrow"/>
                                      <w:color w:val="000000"/>
                                      <w:sz w:val="22"/>
                                      <w:szCs w:val="22"/>
                                      <w:rtl w:val="0"/>
                                    </w:rPr>
                                    <w:t xml:space="preserve">16.7</w:t>
                                  </w:r>
                                </w:ins>
                              </w:sdtContent>
                            </w:sdt>
                          </w:p>
                        </w:sdtContent>
                      </w:sdt>
                    </w:tc>
                  </w:sdtContent>
                </w:sdt>
              </w:tr>
            </w:sdtContent>
          </w:sdt>
        </w:tbl>
      </w:sdtContent>
    </w:sdt>
    <w:sdt>
      <w:sdtPr>
        <w:tag w:val="goog_rdk_317"/>
      </w:sdtPr>
      <w:sdtContent>
        <w:p w:rsidR="00000000" w:rsidDel="00000000" w:rsidP="00000000" w:rsidRDefault="00000000" w:rsidRPr="00000000" w14:paraId="000000AD">
          <w:pPr>
            <w:rPr>
              <w:ins w:author="Sylwia Wrona" w:id="47" w:date="2024-08-05T20:34:00Z"/>
            </w:rPr>
          </w:pPr>
          <w:sdt>
            <w:sdtPr>
              <w:tag w:val="goog_rdk_316"/>
            </w:sdtPr>
            <w:sdtContent>
              <w:ins w:author="Sylwia Wrona" w:id="47" w:date="2024-08-05T20:34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19"/>
      </w:sdtPr>
      <w:sdtContent>
        <w:p w:rsidR="00000000" w:rsidDel="00000000" w:rsidP="00000000" w:rsidRDefault="00000000" w:rsidRPr="00000000" w14:paraId="000000AE">
          <w:pPr>
            <w:rPr>
              <w:ins w:author="Sylwia Wrona" w:id="47" w:date="2024-08-05T20:34:00Z"/>
            </w:rPr>
          </w:pPr>
          <w:sdt>
            <w:sdtPr>
              <w:tag w:val="goog_rdk_318"/>
            </w:sdtPr>
            <w:sdtContent>
              <w:ins w:author="Sylwia Wrona" w:id="47" w:date="2024-08-05T20:34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21"/>
      </w:sdtPr>
      <w:sdtContent>
        <w:p w:rsidR="00000000" w:rsidDel="00000000" w:rsidP="00000000" w:rsidRDefault="00000000" w:rsidRPr="00000000" w14:paraId="000000AF">
          <w:pPr>
            <w:rPr>
              <w:ins w:author="Sylwia Wrona" w:id="47" w:date="2024-08-05T20:34:00Z"/>
            </w:rPr>
          </w:pPr>
          <w:sdt>
            <w:sdtPr>
              <w:tag w:val="goog_rdk_320"/>
            </w:sdtPr>
            <w:sdtContent>
              <w:ins w:author="Sylwia Wrona" w:id="47" w:date="2024-08-05T20:34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23"/>
      </w:sdtPr>
      <w:sdtContent>
        <w:p w:rsidR="00000000" w:rsidDel="00000000" w:rsidP="00000000" w:rsidRDefault="00000000" w:rsidRPr="00000000" w14:paraId="000000B0">
          <w:pPr>
            <w:rPr>
              <w:ins w:author="Sylwia Wrona" w:id="47" w:date="2024-08-05T20:34:00Z"/>
            </w:rPr>
            <w:pPrChange w:author="Sylwia Wrona" w:id="0" w:date="2024-08-05T18:00:00Z">
              <w:pPr>
                <w:pStyle w:val="Heading2"/>
              </w:pPr>
            </w:pPrChange>
          </w:pPr>
          <w:sdt>
            <w:sdtPr>
              <w:tag w:val="goog_rdk_322"/>
            </w:sdtPr>
            <w:sdtContent>
              <w:ins w:author="Sylwia Wrona" w:id="47" w:date="2024-08-05T20:34:00Z">
                <w:r w:rsidDel="00000000" w:rsidR="00000000" w:rsidRPr="00000000">
                  <w:br w:type="page"/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Czytanie ze zrozumieniem</w:t>
      </w:r>
    </w:p>
    <w:sdt>
      <w:sdtPr>
        <w:tag w:val="goog_rdk_326"/>
      </w:sdtPr>
      <w:sdtContent>
        <w:p w:rsidR="00000000" w:rsidDel="00000000" w:rsidP="00000000" w:rsidRDefault="00000000" w:rsidRPr="00000000" w14:paraId="000000B2">
          <w:pPr>
            <w:pStyle w:val="Heading3"/>
            <w:rPr>
              <w:ins w:author="Sylwia Wrona" w:id="49" w:date="2024-08-06T00:31:00Z"/>
            </w:rPr>
            <w:pPrChange w:author="Sylwia Wrona" w:id="0" w:date="2024-08-05T21:51:00Z">
              <w:pPr>
                <w:keepNext w:val="1"/>
                <w:spacing w:before="120" w:lineRule="auto"/>
                <w:jc w:val="both"/>
              </w:pPr>
            </w:pPrChange>
          </w:pPr>
          <w:sdt>
            <w:sdtPr>
              <w:tag w:val="goog_rdk_325"/>
            </w:sdtPr>
            <w:sdtContent>
              <w:ins w:author="Sylwia Wrona" w:id="49" w:date="2024-08-06T00:31:00Z">
                <w:r w:rsidDel="00000000" w:rsidR="00000000" w:rsidRPr="00000000">
                  <w:rPr>
                    <w:rtl w:val="0"/>
                  </w:rPr>
                  <w:t xml:space="preserve">Ogólne wyniki</w:t>
                </w:r>
              </w:ins>
            </w:sdtContent>
          </w:sdt>
        </w:p>
      </w:sdtContent>
    </w:sdt>
    <w:p w:rsidR="00000000" w:rsidDel="00000000" w:rsidP="00000000" w:rsidRDefault="00000000" w:rsidRPr="00000000" w14:paraId="000000B3">
      <w:pPr>
        <w:keepNext w:val="1"/>
        <w:spacing w:before="12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Wyniki testu czytania ze zrozumieniem nie wskazują jednoznacznie na lepsze wyniki uczniów, którzy ukończyli kurs programowania.</w:t>
      </w:r>
      <w:r w:rsidDel="00000000" w:rsidR="00000000" w:rsidRPr="00000000">
        <w:rPr>
          <w:sz w:val="22"/>
          <w:szCs w:val="22"/>
          <w:rtl w:val="0"/>
        </w:rPr>
        <w:t xml:space="preserve"> Wykres 4 przedstawia wyniki uczniów szkół podstawowych w teście w podziale na grupę </w:t>
      </w:r>
      <w:sdt>
        <w:sdtPr>
          <w:tag w:val="goog_rdk_327"/>
        </w:sdtPr>
        <w:sdtContent>
          <w:commentRangeStart w:id="8"/>
        </w:sdtContent>
      </w:sdt>
      <w:r w:rsidDel="00000000" w:rsidR="00000000" w:rsidRPr="00000000">
        <w:rPr>
          <w:sz w:val="22"/>
          <w:szCs w:val="22"/>
          <w:rtl w:val="0"/>
        </w:rPr>
        <w:t xml:space="preserve">główną i grupę badawczą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sz w:val="22"/>
          <w:szCs w:val="22"/>
          <w:rtl w:val="0"/>
        </w:rPr>
        <w:t xml:space="preserve">. Średni wynik z testu wyniósł 60,1% dla klasy czwartej, 54,9% dla klasy piątej i 60% dla klasy szóstej. W przypadku klasy piątej i szóstej odnotowano nieco wyższe wyniki wśród uczniów należących do próby głównej</w:t>
      </w:r>
      <w:sdt>
        <w:sdtPr>
          <w:tag w:val="goog_rdk_328"/>
        </w:sdtPr>
        <w:sdtContent>
          <w:ins w:author="Agnieszka Sułowska" w:id="51" w:date="2024-08-09T11:44:57Z">
            <w:r w:rsidDel="00000000" w:rsidR="00000000" w:rsidRPr="00000000">
              <w:rPr>
                <w:sz w:val="22"/>
                <w:szCs w:val="22"/>
                <w:rtl w:val="0"/>
              </w:rPr>
              <w:t xml:space="preserve">/badawczej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, którzy ukończyli kurs programowania; różnice wynosiły odpowiednio 1,5 p.p. oraz 3,4 p.p. W przypadku klasy czwartej </w:t>
      </w:r>
      <w:sdt>
        <w:sdtPr>
          <w:tag w:val="goog_rdk_329"/>
        </w:sdtPr>
        <w:sdtContent>
          <w:ins w:author="Agnieszka Sułowska" w:id="52" w:date="2024-08-09T11:47:43Z">
            <w:r w:rsidDel="00000000" w:rsidR="00000000" w:rsidRPr="00000000">
              <w:rPr>
                <w:sz w:val="22"/>
                <w:szCs w:val="22"/>
                <w:rtl w:val="0"/>
              </w:rPr>
              <w:t xml:space="preserve">nie 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obserwujemy </w:t>
      </w:r>
      <w:sdt>
        <w:sdtPr>
          <w:tag w:val="goog_rdk_330"/>
        </w:sdtPr>
        <w:sdtContent>
          <w:ins w:author="Agnieszka Sułowska" w:id="53" w:date="2024-08-09T11:47:48Z">
            <w:r w:rsidDel="00000000" w:rsidR="00000000" w:rsidRPr="00000000">
              <w:rPr>
                <w:sz w:val="22"/>
                <w:szCs w:val="22"/>
                <w:rtl w:val="0"/>
              </w:rPr>
              <w:t xml:space="preserve">takiej</w:t>
            </w:r>
          </w:ins>
        </w:sdtContent>
      </w:sdt>
      <w:sdt>
        <w:sdtPr>
          <w:tag w:val="goog_rdk_331"/>
        </w:sdtPr>
        <w:sdtContent>
          <w:del w:author="Agnieszka Sułowska" w:id="53" w:date="2024-08-09T11:47:48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odwrotną</w:delText>
            </w:r>
          </w:del>
        </w:sdtContent>
      </w:sdt>
      <w:r w:rsidDel="00000000" w:rsidR="00000000" w:rsidRPr="00000000">
        <w:rPr>
          <w:sz w:val="22"/>
          <w:szCs w:val="22"/>
          <w:rtl w:val="0"/>
        </w:rPr>
        <w:t xml:space="preserve"> zależnoś</w:t>
      </w:r>
      <w:sdt>
        <w:sdtPr>
          <w:tag w:val="goog_rdk_332"/>
        </w:sdtPr>
        <w:sdtContent>
          <w:ins w:author="Agnieszka Sułowska" w:id="54" w:date="2024-08-09T11:47:52Z">
            <w:r w:rsidDel="00000000" w:rsidR="00000000" w:rsidRPr="00000000">
              <w:rPr>
                <w:sz w:val="22"/>
                <w:szCs w:val="22"/>
                <w:rtl w:val="0"/>
              </w:rPr>
              <w:t xml:space="preserve">ci</w:t>
            </w:r>
          </w:ins>
        </w:sdtContent>
      </w:sdt>
      <w:sdt>
        <w:sdtPr>
          <w:tag w:val="goog_rdk_333"/>
        </w:sdtPr>
        <w:sdtContent>
          <w:del w:author="Agnieszka Sułowska" w:id="54" w:date="2024-08-09T11:47:52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ć</w:delText>
            </w:r>
          </w:del>
        </w:sdtContent>
      </w:sdt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334"/>
        </w:sdtPr>
        <w:sdtContent>
          <w:ins w:author="Sylwia Wrona" w:id="55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ins>
        </w:sdtContent>
      </w:sdt>
      <w:sdt>
        <w:sdtPr>
          <w:tag w:val="goog_rdk_335"/>
        </w:sdtPr>
        <w:sdtContent>
          <w:del w:author="Sylwia Wrona" w:id="55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4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sdt>
        <w:sdtPr>
          <w:tag w:val="goog_rdk_336"/>
        </w:sdtPr>
        <w:sdtContent>
          <w:commentRangeStart w:id="9"/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Średnie wyniki uczniów w czytaniu ze zrozumieniem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0" distT="0" distL="0" distR="0">
            <wp:extent cx="5724000" cy="2496709"/>
            <wp:docPr id="2104914815" name=""/>
            <a:graphic>
              <a:graphicData uri="http://schemas.openxmlformats.org/drawingml/2006/chart">
                <c:chart r:id="rId26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 celu określenia czy różnice pomiędzy grupą kontrolną i główną są istotne statystycznie wykorzystano model regresji, gdzie dodatkowo kontrolowano miejscowość szkoły (wieś, miasto)</w:t>
      </w:r>
      <w:r w:rsidDel="00000000" w:rsidR="00000000" w:rsidRPr="00000000">
        <w:rPr>
          <w:sz w:val="22"/>
          <w:szCs w:val="22"/>
          <w:vertAlign w:val="superscript"/>
        </w:rPr>
        <w:footnoteReference w:customMarkFollows="0" w:id="1"/>
      </w:r>
      <w:r w:rsidDel="00000000" w:rsidR="00000000" w:rsidRPr="00000000">
        <w:rPr>
          <w:sz w:val="22"/>
          <w:szCs w:val="22"/>
          <w:rtl w:val="0"/>
        </w:rPr>
        <w:t xml:space="preserve">. Ponadto, przeprowadzono dodatkową regresję, w której ze względu na brak danych na temat wyników z czytania ze zrozumieniem z początku roku szkolnego (przed przystąpieniem do kursu programowania) kontrolowano wyniki testu ósmoklasistów z języka polskiego, mające stanowić przybliżenie wyników uczniów uczęszczających do danej szkoły. W tym celu wykorzystano dane z 2024 roku</w:t>
      </w:r>
      <w:r w:rsidDel="00000000" w:rsidR="00000000" w:rsidRPr="00000000">
        <w:rPr>
          <w:sz w:val="22"/>
          <w:szCs w:val="22"/>
          <w:vertAlign w:val="superscript"/>
        </w:rPr>
        <w:footnoteReference w:customMarkFollows="0" w:id="2"/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spacing w:before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Wykresy 5 oraz 6 przedstawiają oszacowania różnic między wynikami z czytania ze zrozumieniem uczniów uczestniczących w zajęciach z programowania oraz tych, którzy nie uczestniczyli w projekcie. Oszacowania punktowe (kropki), określające średnią różnicę w wynikach między uczniami pokazano razem z 95 proc. przedziałami ufności (poziome linie) tak, aby umożliwić ocenę czy różnice z efektem zerowym są istotne statystycznie. Dla ułatwienia dodano linię pionową na poziomie zera, a więc oszacowania, gdzie przedział ufności przecina tę linię nie są statystycznie rozróżnialne od zera na poziomie ufności 95 proc.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337"/>
        </w:sdtPr>
        <w:sdtContent>
          <w:ins w:author="Sylwia Wrona" w:id="56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ins>
        </w:sdtContent>
      </w:sdt>
      <w:sdt>
        <w:sdtPr>
          <w:tag w:val="goog_rdk_338"/>
        </w:sdtPr>
        <w:sdtContent>
          <w:del w:author="Sylwia Wrona" w:id="56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5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Oszacowanie różnic w wynikach z czytania ze zrozumieniem przy kontrolowaniu miejscowości</w:t>
      </w:r>
    </w:p>
    <w:p w:rsidR="00000000" w:rsidDel="00000000" w:rsidP="00000000" w:rsidRDefault="00000000" w:rsidRPr="00000000" w14:paraId="000000B9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50141" cy="2592000"/>
            <wp:effectExtent b="0" l="0" r="0" t="0"/>
            <wp:docPr id="21049148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1088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0141" cy="25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20" w:lineRule="auto"/>
        <w:jc w:val="both"/>
        <w:rPr>
          <w:sz w:val="22"/>
          <w:szCs w:val="22"/>
        </w:rPr>
      </w:pPr>
      <w:sdt>
        <w:sdtPr>
          <w:tag w:val="goog_rdk_339"/>
        </w:sdtPr>
        <w:sdtContent>
          <w:commentRangeStart w:id="10"/>
        </w:sdtContent>
      </w:sdt>
      <w:r w:rsidDel="00000000" w:rsidR="00000000" w:rsidRPr="00000000">
        <w:rPr>
          <w:b w:val="1"/>
          <w:sz w:val="22"/>
          <w:szCs w:val="22"/>
          <w:rtl w:val="0"/>
        </w:rPr>
        <w:t xml:space="preserve">Wyniki regresji wskazują </w:t>
      </w:r>
      <w:sdt>
        <w:sdtPr>
          <w:tag w:val="goog_rdk_340"/>
        </w:sdtPr>
        <w:sdtContent>
          <w:ins w:author="Agnieszka Sułowska" w:id="57" w:date="2024-08-09T11:52:51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jedynie na statystycznie istotne różnice w wynikach czytania ze zrozumieniem wśród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uczniów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klas 6 uczestniczących i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nieuczestniczących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w zajęciach z podstaw programowania.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(Wykres 5) </w:t>
            </w:r>
          </w:ins>
        </w:sdtContent>
      </w:sdt>
      <w:sdt>
        <w:sdtPr>
          <w:tag w:val="goog_rdk_341"/>
        </w:sdtPr>
        <w:sdtContent>
          <w:del w:author="Agnieszka Sułowska" w:id="57" w:date="2024-08-09T11:52:51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delText xml:space="preserve">n</w:delText>
            </w:r>
          </w:del>
        </w:sdtContent>
      </w:sdt>
      <w:sdt>
        <w:sdtPr>
          <w:tag w:val="goog_rdk_342"/>
        </w:sdtPr>
        <w:sdtContent>
          <w:del w:author="Agnieszka Sułowska" w:id="58" w:date="2024-08-09T11:55:45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delText xml:space="preserve">a b</w:delText>
            </w:r>
          </w:del>
        </w:sdtContent>
      </w:sdt>
      <w:sdt>
        <w:sdtPr>
          <w:tag w:val="goog_rdk_343"/>
        </w:sdtPr>
        <w:sdtContent>
          <w:ins w:author="Agnieszka Sułowska" w:id="58" w:date="2024-08-09T11:55:45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</w:t>
            </w:r>
          </w:ins>
        </w:sdtContent>
      </w:sdt>
      <w:r w:rsidDel="00000000" w:rsidR="00000000" w:rsidRPr="00000000">
        <w:rPr>
          <w:b w:val="1"/>
          <w:sz w:val="22"/>
          <w:szCs w:val="22"/>
          <w:rtl w:val="0"/>
        </w:rPr>
        <w:t xml:space="preserve">rak statystycznie istotnych różnic w wynikach z czytania ze zrozumieniem wśród uczniów klasy czwartej i piątej uczestniczących i nie</w:t>
      </w:r>
      <w:sdt>
        <w:sdtPr>
          <w:tag w:val="goog_rdk_344"/>
        </w:sdtPr>
        <w:sdtContent>
          <w:del w:author="Agnieszka Sułowska" w:id="59" w:date="2024-08-09T11:56:17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delText xml:space="preserve"> </w:delText>
            </w:r>
          </w:del>
        </w:sdtContent>
      </w:sdt>
      <w:r w:rsidDel="00000000" w:rsidR="00000000" w:rsidRPr="00000000">
        <w:rPr>
          <w:b w:val="1"/>
          <w:sz w:val="22"/>
          <w:szCs w:val="22"/>
          <w:rtl w:val="0"/>
        </w:rPr>
        <w:t xml:space="preserve">uczestniczących w zajęciach z programowania</w:t>
      </w:r>
      <w:sdt>
        <w:sdtPr>
          <w:tag w:val="goog_rdk_345"/>
        </w:sdtPr>
        <w:sdtContent>
          <w:del w:author="Agnieszka Sułowska" w:id="60" w:date="2024-08-09T11:59:26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delText xml:space="preserve"> (Wykres 5)</w:delText>
            </w:r>
          </w:del>
        </w:sdtContent>
      </w:sdt>
      <w:r w:rsidDel="00000000" w:rsidR="00000000" w:rsidRPr="00000000">
        <w:rPr>
          <w:b w:val="1"/>
          <w:sz w:val="22"/>
          <w:szCs w:val="22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sz w:val="22"/>
          <w:szCs w:val="22"/>
          <w:rtl w:val="0"/>
        </w:rPr>
        <w:t xml:space="preserve">Oszacowania punktowe różnicy między wynikami uczniów z grupy głównej i kontrolnej wahają się od minus 1,3 p.p. dla klasy czwartej, przez 0,4 p.p. dla klasy piątej, po 2,6 p.p. dla klasy szóstej. Oznacza to, że uczniowie klas czwartych z grupy głównej osiągali średnio o 1,5 p.p. niższe wyniki niż ich rówieśnicy z grupy kontrolnej, różnica ta nie jest jednak istotna statystycznie. W przypadku klasy piątej i szóstej, to uczniowie grupy głównej osiągali średnio wyższe wyniki, jednak tylko w drugim przypadku różnice można uznać za statystycznie istotne. </w:t>
      </w:r>
    </w:p>
    <w:p w:rsidR="00000000" w:rsidDel="00000000" w:rsidP="00000000" w:rsidRDefault="00000000" w:rsidRPr="00000000" w14:paraId="000000BB">
      <w:pPr>
        <w:spacing w:before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Wyniki regresji, w której dodatkowo kontrolowano wyniki ósmoklasistów (Wykres 6) dostarczają analogicznych wniosków. </w:t>
      </w:r>
      <w:sdt>
        <w:sdtPr>
          <w:tag w:val="goog_rdk_346"/>
        </w:sdtPr>
        <w:sdtContent>
          <w:commentRangeStart w:id="11"/>
        </w:sdtContent>
      </w:sdt>
      <w:r w:rsidDel="00000000" w:rsidR="00000000" w:rsidRPr="00000000">
        <w:rPr>
          <w:sz w:val="22"/>
          <w:szCs w:val="22"/>
          <w:rtl w:val="0"/>
        </w:rPr>
        <w:t xml:space="preserve">W przypadku klasy czwartej zwiększyła się nieznacznie przewaga uczniów grupy kontrolnej, w przypadku klas piątej i szóstej analogicznie zmniejszyła się przewaga grupy głównej. Interpretacja pozostaje jednak bez zmian – wyłącznie w przypadku klasy szóstej różnice są statystycznie istotne. 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347"/>
        </w:sdtPr>
        <w:sdtContent>
          <w:ins w:author="Sylwia Wrona" w:id="61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ins>
        </w:sdtContent>
      </w:sdt>
      <w:sdt>
        <w:sdtPr>
          <w:tag w:val="goog_rdk_348"/>
        </w:sdtPr>
        <w:sdtContent>
          <w:del w:author="Sylwia Wrona" w:id="61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6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Oszacowanie różnic w wynikach z czytania ze zrozumieniem przy kontrolowaniu miejscowości oraz wyników ósmoklasistów z czytania ze zrozumieniem</w:t>
      </w:r>
    </w:p>
    <w:sdt>
      <w:sdtPr>
        <w:tag w:val="goog_rdk_350"/>
      </w:sdtPr>
      <w:sdtContent>
        <w:p w:rsidR="00000000" w:rsidDel="00000000" w:rsidP="00000000" w:rsidRDefault="00000000" w:rsidRPr="00000000" w14:paraId="000000BD">
          <w:pPr>
            <w:spacing w:before="120" w:lineRule="auto"/>
            <w:jc w:val="center"/>
            <w:rPr>
              <w:ins w:author="Sylwia Wrona" w:id="62" w:date="2024-08-05T20:48:00Z"/>
            </w:rPr>
          </w:pPr>
          <w:r w:rsidDel="00000000" w:rsidR="00000000" w:rsidRPr="00000000">
            <w:rPr/>
            <w:drawing>
              <wp:inline distB="0" distT="0" distL="0" distR="0">
                <wp:extent cx="3851172" cy="2592000"/>
                <wp:effectExtent b="0" l="0" r="0" t="0"/>
                <wp:docPr id="210491483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8"/>
                        <a:srcRect b="0" l="10856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1172" cy="259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349"/>
            </w:sdtPr>
            <w:sdtContent>
              <w:ins w:author="Sylwia Wrona" w:id="62" w:date="2024-08-05T20:48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63"/>
      </w:sdtPr>
      <w:sdtContent>
        <w:p w:rsidR="00000000" w:rsidDel="00000000" w:rsidP="00000000" w:rsidRDefault="00000000" w:rsidRPr="00000000" w14:paraId="000000BE">
          <w:pPr>
            <w:spacing w:before="120" w:lineRule="auto"/>
            <w:jc w:val="both"/>
            <w:rPr>
              <w:ins w:author="Sylwia Wrona" w:id="62" w:date="2024-08-05T20:48:00Z"/>
              <w:sz w:val="22"/>
              <w:szCs w:val="22"/>
            </w:rPr>
          </w:pPr>
          <w:sdt>
            <w:sdtPr>
              <w:tag w:val="goog_rdk_351"/>
            </w:sdtPr>
            <w:sdtConten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Po wyłączeniu z analizy uczniów z Warszawy, którzy </w:t>
                </w:r>
                <w:sdt>
                  <w:sdtPr>
                    <w:tag w:val="goog_rdk_352"/>
                  </w:sdtPr>
                  <w:sdtContent>
                    <w:del w:author="Agnieszka Sułowska" w:id="63" w:date="2024-08-09T12:06:27Z">
                      <w:r w:rsidDel="00000000" w:rsidR="00000000" w:rsidRPr="00000000">
                        <w:rPr>
                          <w:sz w:val="22"/>
                          <w:szCs w:val="22"/>
                          <w:rtl w:val="0"/>
                        </w:rPr>
                        <w:delText xml:space="preserve">nie </w:delText>
                      </w:r>
                    </w:del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ukończyli </w:t>
                </w:r>
              </w:ins>
            </w:sdtContent>
          </w:sdt>
          <w:sdt>
            <w:sdtPr>
              <w:tag w:val="goog_rdk_353"/>
            </w:sdtPr>
            <w:sdtContent>
              <w:ins w:author="Agnieszka Sułowska" w:id="64" w:date="2024-08-09T12:06:34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jedynie 60% </w:t>
                </w:r>
              </w:ins>
            </w:sdtContent>
          </w:sdt>
          <w:sdt>
            <w:sdtPr>
              <w:tag w:val="goog_rdk_354"/>
            </w:sdtPr>
            <w:sdtConten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całego programu nauczania programowania zmianie uległy przede wszystkie oszacowania różnic w wynikach dla klasy piątej – uczniowie z grupy głównej</w:t>
                </w:r>
              </w:ins>
            </w:sdtContent>
          </w:sdt>
          <w:sdt>
            <w:sdtPr>
              <w:tag w:val="goog_rdk_355"/>
            </w:sdtPr>
            <w:sdtContent>
              <w:ins w:author="Agnieszka Sułowska" w:id="65" w:date="2024-08-09T12:04:01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/badawczej</w:t>
                </w:r>
              </w:ins>
            </w:sdtContent>
          </w:sdt>
          <w:sdt>
            <w:sdtPr>
              <w:tag w:val="goog_rdk_356"/>
            </w:sdtPr>
            <w:sdtConten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osiągają średnio o 1.9 p.p. niższy wynik niż uczniowie z grupy kontrolnej. Jednak bez względu na poziom klasy różnice między grupą główną</w:t>
                </w:r>
              </w:ins>
            </w:sdtContent>
          </w:sdt>
          <w:sdt>
            <w:sdtPr>
              <w:tag w:val="goog_rdk_357"/>
            </w:sdtPr>
            <w:sdtContent>
              <w:ins w:author="Agnieszka Sułowska" w:id="66" w:date="2024-08-09T12:04:28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/badawczą</w:t>
                </w:r>
              </w:ins>
            </w:sdtContent>
          </w:sdt>
          <w:sdt>
            <w:sdtPr>
              <w:tag w:val="goog_rdk_358"/>
            </w:sdtPr>
            <w:sdtConten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a kontrolną przy kontrolowaniu miejscowości są nieistotne statystycznie. </w:t>
                </w:r>
              </w:ins>
              <w:sdt>
                <w:sdtPr>
                  <w:tag w:val="goog_rdk_359"/>
                </w:sdtPr>
                <w:sdtContent>
                  <w:commentRangeStart w:id="12"/>
                </w:sdtContent>
              </w:sdt>
              <w:ins w:author="Sylwia Wrona" w:id="62" w:date="2024-08-05T20:48:00Z">
                <w:sdt>
                  <w:sdtPr>
                    <w:tag w:val="goog_rdk_360"/>
                  </w:sdtPr>
                  <w:sdtContent>
                    <w:r w:rsidDel="00000000" w:rsidR="00000000" w:rsidRPr="00000000">
                      <w:rPr>
                        <w:b w:val="1"/>
                        <w:sz w:val="22"/>
                        <w:szCs w:val="22"/>
                        <w:rtl w:val="0"/>
                        <w:rPrChange w:author="Sylwia Wrona" w:id="67" w:date="2024-08-05T21:33:00Z">
                          <w:rPr>
                            <w:sz w:val="22"/>
                            <w:szCs w:val="22"/>
                          </w:rPr>
                        </w:rPrChange>
                      </w:rPr>
                      <w:t xml:space="preserve">W przypadku dodatkowego kontrolowania wyników ósmoklasistów mamy do czynienia istotnymi różnicami w wynikach dla klasy czwartej, na korzyść grupy kontrolnej oraz szóstej, na korzyść grupy głównej.</w:t>
                    </w:r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  <w:commentRangeEnd w:id="12"/>
                <w:r w:rsidDel="00000000" w:rsidR="00000000" w:rsidRPr="00000000">
                  <w:commentReference w:id="12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Uczniowie klasy czwartej z grupy kontrolnej osiągają średnio o 2 p.p. wyższe wyniki niż uczniowie grupy głównej, a uczniowie klasy szóstej z grupy kontrolnej osiągają prawie o 2.6 p.p. wyższe wyniki niż ich rówieśnicy z grupy głównej. </w:t>
                </w:r>
              </w:ins>
            </w:sdtContent>
          </w:sdt>
          <w:sdt>
            <w:sdtPr>
              <w:tag w:val="goog_rdk_361"/>
            </w:sdtPr>
            <w:sdtContent>
              <w:ins w:author="Agnieszka Sułowska" w:id="68" w:date="2024-08-09T12:07:15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innymi słowy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po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wykluczeniu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uczniów ze szkół warszawskich obserwujemy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pogłębienie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się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korelacji w klasach 6 - uczniowie grupy głównej… </w:t>
                </w:r>
              </w:ins>
            </w:sdtContent>
          </w:sdt>
          <w:sdt>
            <w:sdtPr>
              <w:tag w:val="goog_rdk_362"/>
            </w:sdtPr>
            <w:sdtContent>
              <w:ins w:author="Sylwia Wrona" w:id="62" w:date="2024-08-05T20:48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67"/>
      </w:sdtPr>
      <w:sdtContent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ins w:author="Sylwia Wrona" w:id="62" w:date="2024-08-05T20:48:00Z"/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70" w:date="2024-08-05T20:51:00Z">
                <w:rPr>
                  <w:sz w:val="22"/>
                  <w:szCs w:val="22"/>
                </w:rPr>
              </w:rPrChange>
            </w:rPr>
            <w:pPrChange w:author="Sylwia Wrona" w:id="0" w:date="2024-08-05T20:51:00Z">
              <w:pPr>
                <w:spacing w:before="120" w:lineRule="auto"/>
                <w:jc w:val="both"/>
              </w:pPr>
            </w:pPrChange>
          </w:pPr>
          <w:sdt>
            <w:sdtPr>
              <w:tag w:val="goog_rdk_364"/>
            </w:sdtPr>
            <w:sdtContent>
              <w:ins w:author="Sylwia Wrona" w:id="62" w:date="2024-08-05T20:48:00Z"/>
              <w:sdt>
                <w:sdtPr>
                  <w:tag w:val="goog_rdk_365"/>
                </w:sdtPr>
                <w:sdtContent>
                  <w:ins w:author="Sylwia Wrona" w:id="62" w:date="2024-08-05T20:48:00Z">
                    <w:r w:rsidDel="00000000" w:rsidR="00000000" w:rsidRPr="00000000">
                      <w:rPr>
                        <w:i w:val="1"/>
                        <w:sz w:val="20"/>
                        <w:szCs w:val="20"/>
                        <w:rtl w:val="0"/>
                        <w:rPrChange w:author="Agnieszka Sułowska" w:id="69" w:date="2024-08-09T12:05:28Z">
                          <w:rPr/>
                        </w:rPrChange>
                      </w:rPr>
                      <w:t xml:space="preserve">Wykres  7. Oszacowanie różnic w wynikach z czytania ze zrozumieniem przy kontrolowaniu miejscowości (lewy wykres) oraz oszacowania różnic przy kontrolowaniu miejscowości i wyników ósmoklasistów z czytania ze zrozumieniem (prawy wykres)</w:t>
                    </w:r>
                  </w:ins>
                </w:sdtContent>
              </w:sdt>
              <w:ins w:author="Sylwia Wrona" w:id="62" w:date="2024-08-05T20:48:00Z">
                <w:bookmarkStart w:colFirst="0" w:colLast="0" w:name="_heading=h.gjdgxs" w:id="0"/>
                <w:bookmarkEnd w:id="0"/>
                <w:sdt>
                  <w:sdtPr>
                    <w:tag w:val="goog_rdk_36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ins>
            </w:sdtContent>
          </w:sdt>
        </w:p>
      </w:sdtContent>
    </w:sdt>
    <w:sdt>
      <w:sdtPr>
        <w:tag w:val="goog_rdk_370"/>
      </w:sdtPr>
      <w:sdtContent>
        <w:p w:rsidR="00000000" w:rsidDel="00000000" w:rsidP="00000000" w:rsidRDefault="00000000" w:rsidRPr="00000000" w14:paraId="000000C0">
          <w:pPr>
            <w:spacing w:before="120" w:lineRule="auto"/>
            <w:jc w:val="both"/>
            <w:rPr>
              <w:ins w:author="Sylwia Wrona" w:id="62" w:date="2024-08-05T20:48:00Z"/>
              <w:sz w:val="22"/>
              <w:szCs w:val="22"/>
              <w:rPrChange w:author="Sylwia Wrona" w:id="71" w:date="2024-08-05T20:49:00Z">
                <w:rPr/>
              </w:rPrChange>
            </w:rPr>
          </w:pPr>
          <w:sdt>
            <w:sdtPr>
              <w:tag w:val="goog_rdk_368"/>
            </w:sdtPr>
            <w:sdtConten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0" distT="0" distL="0" distR="0">
                      <wp:extent cx="2841812" cy="1918629"/>
                      <wp:effectExtent b="0" l="0" r="0" t="0"/>
                      <wp:docPr id="210491483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29"/>
                              <a:srcRect b="0" l="11132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1812" cy="191862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0" distT="0" distL="0" distR="0">
                      <wp:extent cx="2911685" cy="1965803"/>
                      <wp:effectExtent b="0" l="0" r="0" t="0"/>
                      <wp:docPr id="210491483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30"/>
                              <a:srcRect b="0" l="11132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11685" cy="196580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ins>
              <w:sdt>
                <w:sdtPr>
                  <w:tag w:val="goog_rdk_369"/>
                </w:sdtPr>
                <w:sdtContent>
                  <w:ins w:author="Sylwia Wrona" w:id="62" w:date="2024-08-05T20:48:0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Sylwia Wrona" w:id="62" w:date="2024-08-05T20:48:00Z"/>
            </w:sdtContent>
          </w:sdt>
        </w:p>
      </w:sdtContent>
    </w:sdt>
    <w:sdt>
      <w:sdtPr>
        <w:tag w:val="goog_rdk_372"/>
      </w:sdtPr>
      <w:sdtContent>
        <w:p w:rsidR="00000000" w:rsidDel="00000000" w:rsidP="00000000" w:rsidRDefault="00000000" w:rsidRPr="00000000" w14:paraId="000000C1">
          <w:pPr>
            <w:pStyle w:val="Heading3"/>
            <w:rPr>
              <w:ins w:author="Sylwia Wrona" w:id="62" w:date="2024-08-05T20:48:00Z"/>
            </w:rPr>
            <w:pPrChange w:author="Sylwia Wrona" w:id="0" w:date="2024-08-05T21:51:00Z">
              <w:pPr>
                <w:spacing w:before="120" w:lineRule="auto"/>
                <w:jc w:val="both"/>
              </w:pPr>
            </w:pPrChange>
          </w:pPr>
          <w:sdt>
            <w:sdtPr>
              <w:tag w:val="goog_rdk_371"/>
            </w:sdtPr>
            <w:sdtContent>
              <w:ins w:author="Sylwia Wrona" w:id="62" w:date="2024-08-05T20:48:00Z">
                <w:r w:rsidDel="00000000" w:rsidR="00000000" w:rsidRPr="00000000">
                  <w:rPr>
                    <w:rtl w:val="0"/>
                  </w:rPr>
                  <w:t xml:space="preserve">Różnice między gminami</w:t>
                </w:r>
              </w:ins>
            </w:sdtContent>
          </w:sdt>
        </w:p>
      </w:sdtContent>
    </w:sdt>
    <w:sdt>
      <w:sdtPr>
        <w:tag w:val="goog_rdk_392"/>
      </w:sdtPr>
      <w:sdtContent>
        <w:p w:rsidR="00000000" w:rsidDel="00000000" w:rsidP="00000000" w:rsidRDefault="00000000" w:rsidRPr="00000000" w14:paraId="000000C2">
          <w:pPr>
            <w:spacing w:before="120" w:lineRule="auto"/>
            <w:jc w:val="both"/>
            <w:rPr>
              <w:sz w:val="22"/>
              <w:szCs w:val="22"/>
              <w:shd w:fill="auto" w:val="clear"/>
              <w:rPrChange w:author="Sylwia Wrona" w:id="82" w:date="2024-08-05T20:48:00Z">
                <w:rPr/>
              </w:rPrChange>
            </w:rPr>
            <w:pPrChange w:author="Sylwia Wrona" w:id="0" w:date="2024-08-05T20:48:00Z">
              <w:pPr>
                <w:spacing w:before="120" w:lineRule="auto"/>
                <w:jc w:val="center"/>
              </w:pPr>
            </w:pPrChange>
          </w:pPr>
          <w:sdt>
            <w:sdtPr>
              <w:tag w:val="goog_rdk_373"/>
            </w:sdtPr>
            <w:sdtContent>
              <w:ins w:author="Sylwia Wrona" w:id="62" w:date="2024-08-05T20:48:00Z"/>
              <w:sdt>
                <w:sdtPr>
                  <w:tag w:val="goog_rdk_374"/>
                </w:sdtPr>
                <w:sdtContent>
                  <w:ins w:author="Sylwia Wrona" w:id="62" w:date="2024-08-05T20:48:00Z">
                    <w:r w:rsidDel="00000000" w:rsidR="00000000" w:rsidRPr="00000000">
                      <w:rPr>
                        <w:sz w:val="22"/>
                        <w:szCs w:val="22"/>
                        <w:rtl w:val="0"/>
                        <w:rPrChange w:author="Sylwia Wrona" w:id="73" w:date="2024-08-05T21:51:00Z">
                          <w:rPr/>
                        </w:rPrChange>
                      </w:rPr>
                      <w:t xml:space="preserve">Bez względu na poziom klasy obserwujemy</w:t>
                    </w:r>
                  </w:ins>
                </w:sdtContent>
              </w:sd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istotne</w:t>
                </w:r>
                <w:sdt>
                  <w:sdtPr>
                    <w:tag w:val="goog_rdk_375"/>
                  </w:sdtPr>
                  <w:sdtContent>
                    <w:r w:rsidDel="00000000" w:rsidR="00000000" w:rsidRPr="00000000">
                      <w:rPr>
                        <w:sz w:val="22"/>
                        <w:szCs w:val="22"/>
                        <w:rtl w:val="0"/>
                        <w:rPrChange w:author="Sylwia Wrona" w:id="74" w:date="2024-08-05T21:51:00Z">
                          <w:rPr/>
                        </w:rPrChange>
                      </w:rPr>
                      <w:t xml:space="preserve"> różnice </w:t>
                    </w:r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w wynikach </w:t>
                </w:r>
                <w:sdt>
                  <w:sdtPr>
                    <w:tag w:val="goog_rdk_376"/>
                  </w:sdtPr>
                  <w:sdtContent>
                    <w:r w:rsidDel="00000000" w:rsidR="00000000" w:rsidRPr="00000000">
                      <w:rPr>
                        <w:sz w:val="22"/>
                        <w:szCs w:val="22"/>
                        <w:rtl w:val="0"/>
                        <w:rPrChange w:author="Sylwia Wrona" w:id="75" w:date="2024-08-05T21:51:00Z">
                          <w:rPr/>
                        </w:rPrChange>
                      </w:rPr>
                      <w:t xml:space="preserve">między </w:t>
                    </w:r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szkołami z poszczególnych </w:t>
                </w:r>
                <w:sdt>
                  <w:sdtPr>
                    <w:tag w:val="goog_rdk_377"/>
                  </w:sdtPr>
                  <w:sdtContent>
                    <w:r w:rsidDel="00000000" w:rsidR="00000000" w:rsidRPr="00000000">
                      <w:rPr>
                        <w:sz w:val="22"/>
                        <w:szCs w:val="22"/>
                        <w:rtl w:val="0"/>
                        <w:rPrChange w:author="Sylwia Wrona" w:id="76" w:date="2024-08-05T21:51:00Z">
                          <w:rPr/>
                        </w:rPrChange>
                      </w:rPr>
                      <w:t xml:space="preserve">gmin</w:t>
                    </w:r>
                  </w:sdtContent>
                </w:sdt>
                <w:r w:rsidDel="00000000" w:rsidR="00000000" w:rsidRPr="00000000">
                  <w:rPr>
                    <w:sz w:val="22"/>
                    <w:szCs w:val="22"/>
                    <w:vertAlign w:val="superscript"/>
                  </w:rPr>
                  <w:footnoteReference w:customMarkFollows="0" w:id="3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. W przypadku </w:t>
                </w:r>
                <w:sdt>
                  <w:sdtPr>
                    <w:tag w:val="goog_rdk_378"/>
                  </w:sdtPr>
                  <w:sdtContent>
                    <w:r w:rsidDel="00000000" w:rsidR="00000000" w:rsidRPr="00000000">
                      <w:rPr>
                        <w:b w:val="1"/>
                        <w:sz w:val="22"/>
                        <w:szCs w:val="22"/>
                        <w:rtl w:val="0"/>
                        <w:rPrChange w:author="Agnieszka Sułowska" w:id="77" w:date="2024-08-09T12:18:37Z">
                          <w:rPr>
                            <w:sz w:val="22"/>
                            <w:szCs w:val="22"/>
                          </w:rPr>
                        </w:rPrChange>
                      </w:rPr>
                      <w:t xml:space="preserve">klasy czwartej</w:t>
                    </w:r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uczniowie szkół ze </w:t>
                </w:r>
                <w:sdt>
                  <w:sdtPr>
                    <w:tag w:val="goog_rdk_379"/>
                  </w:sdtPr>
                  <w:sdtContent>
                    <w:commentRangeStart w:id="13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Zduńskiej Woli</w:t>
                </w:r>
                <w:commentRangeEnd w:id="13"/>
                <w:r w:rsidDel="00000000" w:rsidR="00000000" w:rsidRPr="00000000">
                  <w:commentReference w:id="13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którzy rozwiązali test czytania w najkrótszym czasie (15,6 min) osiągali istotnie niższe wyniki niż uczniowie ze wszystkich pozostałych gmin z wyłączeniem </w:t>
                </w:r>
                <w:sdt>
                  <w:sdtPr>
                    <w:tag w:val="goog_rdk_380"/>
                  </w:sdtPr>
                  <w:sdtContent>
                    <w:commentRangeStart w:id="14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Kluczborka</w:t>
                </w:r>
                <w:commentRangeEnd w:id="14"/>
                <w:r w:rsidDel="00000000" w:rsidR="00000000" w:rsidRPr="00000000">
                  <w:commentReference w:id="14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i </w:t>
                </w:r>
                <w:sdt>
                  <w:sdtPr>
                    <w:tag w:val="goog_rdk_381"/>
                  </w:sdtPr>
                  <w:sdtContent>
                    <w:commentRangeStart w:id="15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Sycowa</w:t>
                </w:r>
                <w:commentRangeEnd w:id="15"/>
                <w:r w:rsidDel="00000000" w:rsidR="00000000" w:rsidRPr="00000000">
                  <w:commentReference w:id="15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. Na poziomie </w:t>
                </w:r>
                <w:sdt>
                  <w:sdtPr>
                    <w:tag w:val="goog_rdk_382"/>
                  </w:sdtPr>
                  <w:sdtContent>
                    <w:r w:rsidDel="00000000" w:rsidR="00000000" w:rsidRPr="00000000">
                      <w:rPr>
                        <w:b w:val="1"/>
                        <w:sz w:val="22"/>
                        <w:szCs w:val="22"/>
                        <w:rtl w:val="0"/>
                        <w:rPrChange w:author="Agnieszka Sułowska" w:id="78" w:date="2024-08-09T12:18:43Z">
                          <w:rPr>
                            <w:sz w:val="22"/>
                            <w:szCs w:val="22"/>
                          </w:rPr>
                        </w:rPrChange>
                      </w:rPr>
                      <w:t xml:space="preserve">klasy piątej</w:t>
                    </w:r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istotne statystycznie różnice dotyczyły uczniów ze </w:t>
                </w:r>
                <w:sdt>
                  <w:sdtPr>
                    <w:tag w:val="goog_rdk_383"/>
                  </w:sdtPr>
                  <w:sdtContent>
                    <w:commentRangeStart w:id="16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Skierniewic</w:t>
                </w:r>
                <w:commentRangeEnd w:id="16"/>
                <w:r w:rsidDel="00000000" w:rsidR="00000000" w:rsidRPr="00000000">
                  <w:commentReference w:id="16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i </w:t>
                </w:r>
                <w:sdt>
                  <w:sdtPr>
                    <w:tag w:val="goog_rdk_384"/>
                  </w:sdtPr>
                  <w:sdtContent>
                    <w:commentRangeStart w:id="17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Warszawy</w:t>
                </w:r>
                <w:commentRangeEnd w:id="17"/>
                <w:r w:rsidDel="00000000" w:rsidR="00000000" w:rsidRPr="00000000">
                  <w:commentReference w:id="17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którzy osiągali wyższe wyniki niż uczniowie z pozostałych gmin. W </w:t>
                </w:r>
                <w:sdt>
                  <w:sdtPr>
                    <w:tag w:val="goog_rdk_385"/>
                  </w:sdtPr>
                  <w:sdtContent>
                    <w:r w:rsidDel="00000000" w:rsidR="00000000" w:rsidRPr="00000000">
                      <w:rPr>
                        <w:b w:val="1"/>
                        <w:sz w:val="22"/>
                        <w:szCs w:val="22"/>
                        <w:rtl w:val="0"/>
                        <w:rPrChange w:author="Agnieszka Sułowska" w:id="79" w:date="2024-08-09T12:18:52Z">
                          <w:rPr>
                            <w:sz w:val="22"/>
                            <w:szCs w:val="22"/>
                          </w:rPr>
                        </w:rPrChange>
                      </w:rPr>
                      <w:t xml:space="preserve">klasie szóstej</w:t>
                    </w:r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uczniowie ze </w:t>
                </w:r>
                <w:sdt>
                  <w:sdtPr>
                    <w:tag w:val="goog_rdk_386"/>
                  </w:sdtPr>
                  <w:sdtContent>
                    <w:commentRangeStart w:id="18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Zduńskiej Woli</w:t>
                </w:r>
                <w:commentRangeEnd w:id="18"/>
                <w:r w:rsidDel="00000000" w:rsidR="00000000" w:rsidRPr="00000000">
                  <w:commentReference w:id="18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osiągali średnio wyż</w:t>
                </w:r>
              </w:ins>
            </w:sdtContent>
          </w:sdt>
          <w:sdt>
            <w:sdtPr>
              <w:tag w:val="goog_rdk_387"/>
            </w:sdtPr>
            <w:sdtContent>
              <w:ins w:author="Agnieszka Sułowska" w:id="80" w:date="2024-08-09T12:18:56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sz</w:t>
                </w:r>
              </w:ins>
            </w:sdtContent>
          </w:sdt>
          <w:sdt>
            <w:sdtPr>
              <w:tag w:val="goog_rdk_388"/>
            </w:sdtPr>
            <w:sdtConten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 wyniki niż uczniowie z </w:t>
                </w:r>
              </w:ins>
              <w:sdt>
                <w:sdtPr>
                  <w:tag w:val="goog_rdk_389"/>
                </w:sdtPr>
                <w:sdtContent>
                  <w:commentRangeStart w:id="19"/>
                </w:sdtContent>
              </w:sdt>
              <w:ins w:author="Sylwia Wrona" w:id="62" w:date="2024-08-05T20:48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Kluczborka, Pleszewa i Świdnicy</w:t>
                </w:r>
                <w:commentRangeEnd w:id="19"/>
                <w:r w:rsidDel="00000000" w:rsidR="00000000" w:rsidRPr="00000000">
                  <w:commentReference w:id="19"/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oraz uczniowie ze </w:t>
                </w:r>
                <w:sdt>
                  <w:sdtPr>
                    <w:tag w:val="goog_rdk_390"/>
                  </w:sdtPr>
                  <w:sdtContent>
                    <w:commentRangeStart w:id="20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Skierniewic osiągali wyższe wyniki niż uczniowie z Pleszewa</w:t>
                </w:r>
              </w:ins>
            </w:sdtContent>
          </w:sdt>
          <w:commentRangeEnd w:id="20"/>
          <w:r w:rsidDel="00000000" w:rsidR="00000000" w:rsidRPr="00000000">
            <w:commentReference w:id="20"/>
          </w:r>
          <w:sdt>
            <w:sdtPr>
              <w:tag w:val="goog_rdk_39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5"/>
      </w:sdtPr>
      <w:sdtContent>
        <w:p w:rsidR="00000000" w:rsidDel="00000000" w:rsidP="00000000" w:rsidRDefault="00000000" w:rsidRPr="00000000" w14:paraId="000000C3">
          <w:pPr>
            <w:rPr>
              <w:ins w:author="Sylwia Wrona" w:id="83" w:date="2024-08-05T23:44:00Z"/>
              <w:rFonts w:ascii="Play" w:cs="Play" w:eastAsia="Play" w:hAnsi="Play"/>
              <w:sz w:val="32"/>
              <w:szCs w:val="32"/>
            </w:rPr>
          </w:pPr>
          <w:sdt>
            <w:sdtPr>
              <w:tag w:val="goog_rdk_394"/>
            </w:sdtPr>
            <w:sdtContent>
              <w:ins w:author="Sylwia Wrona" w:id="83" w:date="2024-08-05T23:44:00Z">
                <w:r w:rsidDel="00000000" w:rsidR="00000000" w:rsidRPr="00000000">
                  <w:br w:type="page"/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Matematyka</w:t>
      </w:r>
    </w:p>
    <w:sdt>
      <w:sdtPr>
        <w:tag w:val="goog_rdk_399"/>
      </w:sdtPr>
      <w:sdtContent>
        <w:p w:rsidR="00000000" w:rsidDel="00000000" w:rsidP="00000000" w:rsidRDefault="00000000" w:rsidRPr="00000000" w14:paraId="000000C5">
          <w:pPr>
            <w:pStyle w:val="Heading3"/>
            <w:rPr>
              <w:ins w:author="Sylwia Wrona" w:id="84" w:date="2024-08-05T23:44:00Z"/>
            </w:rPr>
          </w:pPr>
          <w:sdt>
            <w:sdtPr>
              <w:tag w:val="goog_rdk_397"/>
            </w:sdtPr>
            <w:sdtContent>
              <w:ins w:author="Sylwia Wrona" w:id="84" w:date="2024-08-05T23:44:00Z"/>
              <w:sdt>
                <w:sdtPr>
                  <w:tag w:val="goog_rdk_398"/>
                </w:sdtPr>
                <w:sdtContent>
                  <w:commentRangeStart w:id="21"/>
                </w:sdtContent>
              </w:sdt>
              <w:ins w:author="Sylwia Wrona" w:id="84" w:date="2024-08-05T23:44:00Z">
                <w:r w:rsidDel="00000000" w:rsidR="00000000" w:rsidRPr="00000000">
                  <w:rPr>
                    <w:rtl w:val="0"/>
                  </w:rPr>
                  <w:t xml:space="preserve">Ogólne wyniki</w:t>
                </w:r>
              </w:ins>
            </w:sdtContent>
          </w:sdt>
        </w:p>
      </w:sdtContent>
    </w:sdt>
    <w:p w:rsidR="00000000" w:rsidDel="00000000" w:rsidP="00000000" w:rsidRDefault="00000000" w:rsidRPr="00000000" w14:paraId="000000C6">
      <w:pPr>
        <w:jc w:val="both"/>
        <w:rPr>
          <w:sz w:val="22"/>
          <w:szCs w:val="22"/>
        </w:rPr>
      </w:pPr>
      <w:commentRangeEnd w:id="21"/>
      <w:r w:rsidDel="00000000" w:rsidR="00000000" w:rsidRPr="00000000">
        <w:commentReference w:id="21"/>
      </w:r>
      <w:r w:rsidDel="00000000" w:rsidR="00000000" w:rsidRPr="00000000">
        <w:rPr>
          <w:sz w:val="22"/>
          <w:szCs w:val="22"/>
          <w:rtl w:val="0"/>
        </w:rPr>
        <w:t xml:space="preserve">Średnie wyniki testu z matematyki wynosiły odpowiednio 65,4% dla uczniów klasy czwartej, 52% dla klasy piątej oraz 55,8% dla uczniów klasy szóstej. Wykres </w:t>
      </w:r>
      <w:sdt>
        <w:sdtPr>
          <w:tag w:val="goog_rdk_400"/>
        </w:sdtPr>
        <w:sdtContent>
          <w:ins w:author="Agnieszka Sułowska" w:id="85" w:date="2024-08-09T12:34:57Z"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ins>
        </w:sdtContent>
      </w:sdt>
      <w:sdt>
        <w:sdtPr>
          <w:tag w:val="goog_rdk_401"/>
        </w:sdtPr>
        <w:sdtContent>
          <w:del w:author="Agnieszka Sułowska" w:id="85" w:date="2024-08-09T12:34:57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7</w:delText>
            </w:r>
          </w:del>
        </w:sdtContent>
      </w:sdt>
      <w:r w:rsidDel="00000000" w:rsidR="00000000" w:rsidRPr="00000000">
        <w:rPr>
          <w:sz w:val="22"/>
          <w:szCs w:val="22"/>
          <w:rtl w:val="0"/>
        </w:rPr>
        <w:t xml:space="preserve"> przedstawia wyniki uczniów w podziale na </w:t>
      </w:r>
      <w:sdt>
        <w:sdtPr>
          <w:tag w:val="goog_rdk_402"/>
        </w:sdtPr>
        <w:sdtContent>
          <w:commentRangeStart w:id="22"/>
        </w:sdtContent>
      </w:sdt>
      <w:r w:rsidDel="00000000" w:rsidR="00000000" w:rsidRPr="00000000">
        <w:rPr>
          <w:sz w:val="22"/>
          <w:szCs w:val="22"/>
          <w:rtl w:val="0"/>
        </w:rPr>
        <w:t xml:space="preserve">grupę główną i grupę badawczą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sz w:val="22"/>
          <w:szCs w:val="22"/>
          <w:rtl w:val="0"/>
        </w:rPr>
        <w:t xml:space="preserve">. W przypadku </w:t>
      </w:r>
      <w:sdt>
        <w:sdtPr>
          <w:tag w:val="goog_rdk_403"/>
        </w:sdtPr>
        <w:sdtContent>
          <w:r w:rsidDel="00000000" w:rsidR="00000000" w:rsidRPr="00000000">
            <w:rPr>
              <w:b w:val="1"/>
              <w:sz w:val="22"/>
              <w:szCs w:val="22"/>
              <w:rtl w:val="0"/>
              <w:rPrChange w:author="Agnieszka Sułowska" w:id="86" w:date="2024-08-09T12:36:07Z">
                <w:rPr>
                  <w:sz w:val="22"/>
                  <w:szCs w:val="22"/>
                </w:rPr>
              </w:rPrChange>
            </w:rPr>
            <w:t xml:space="preserve">klasy czwartej 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oraz </w:t>
      </w:r>
      <w:sdt>
        <w:sdtPr>
          <w:tag w:val="goog_rdk_404"/>
        </w:sdtPr>
        <w:sdtContent>
          <w:r w:rsidDel="00000000" w:rsidR="00000000" w:rsidRPr="00000000">
            <w:rPr>
              <w:b w:val="1"/>
              <w:sz w:val="22"/>
              <w:szCs w:val="22"/>
              <w:rtl w:val="0"/>
              <w:rPrChange w:author="Agnieszka Sułowska" w:id="87" w:date="2024-08-09T12:36:11Z">
                <w:rPr>
                  <w:sz w:val="22"/>
                  <w:szCs w:val="22"/>
                </w:rPr>
              </w:rPrChange>
            </w:rPr>
            <w:t xml:space="preserve">piątej 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uczniowie należący do próby głównej</w:t>
      </w:r>
      <w:sdt>
        <w:sdtPr>
          <w:tag w:val="goog_rdk_405"/>
        </w:sdtPr>
        <w:sdtContent>
          <w:ins w:author="Agnieszka Sułowska" w:id="88" w:date="2024-08-09T12:35:34Z">
            <w:r w:rsidDel="00000000" w:rsidR="00000000" w:rsidRPr="00000000">
              <w:rPr>
                <w:sz w:val="22"/>
                <w:szCs w:val="22"/>
                <w:rtl w:val="0"/>
              </w:rPr>
              <w:t xml:space="preserve">/badawczej</w:t>
            </w:r>
          </w:ins>
        </w:sdtContent>
      </w:sdt>
      <w:r w:rsidDel="00000000" w:rsidR="00000000" w:rsidRPr="00000000">
        <w:rPr>
          <w:sz w:val="22"/>
          <w:szCs w:val="22"/>
          <w:rtl w:val="0"/>
        </w:rPr>
        <w:t xml:space="preserve"> osiągnęli nieco wyższe wyniki niż ich rówieśnicy z grupy kontrolnej, w przypadku uczniów klasy szóstej obserwujemy odwrotną sytuację. </w:t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406"/>
        </w:sdtPr>
        <w:sdtContent>
          <w:ins w:author="Sylwia Wrona" w:id="89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ins>
        </w:sdtContent>
      </w:sdt>
      <w:sdt>
        <w:sdtPr>
          <w:tag w:val="goog_rdk_407"/>
        </w:sdtPr>
        <w:sdtContent>
          <w:del w:author="Sylwia Wrona" w:id="89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7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sdt>
        <w:sdtPr>
          <w:tag w:val="goog_rdk_408"/>
        </w:sdtPr>
        <w:sdtContent>
          <w:commentRangeStart w:id="23"/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Średnie wyniki uczniów w matematyce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24000" cy="2484000"/>
            <wp:docPr id="2104914816" name=""/>
            <a:graphic>
              <a:graphicData uri="http://schemas.openxmlformats.org/drawingml/2006/chart">
                <c:chart r:id="rId31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Analogicznie jak w przypadku czytania ze zrozumieniem przeprowadzono dwie regresje, w których wyniki wyjaśniano uczestnictwem w zajęciach z programowania oraz dodatkowo kontrolowano miejscowość w jakiej znajdowała się szkoła oraz wyniki testu ósmoklasistów z matematyki. </w:t>
      </w:r>
    </w:p>
    <w:p w:rsidR="00000000" w:rsidDel="00000000" w:rsidP="00000000" w:rsidRDefault="00000000" w:rsidRPr="00000000" w14:paraId="000000CA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Wyniki obu regresji wskazują, na brak statystycznie istotnych różnic w wynikach z matematyki między grupą główną, a grupą kontrolną. </w:t>
      </w:r>
      <w:r w:rsidDel="00000000" w:rsidR="00000000" w:rsidRPr="00000000">
        <w:rPr>
          <w:sz w:val="22"/>
          <w:szCs w:val="22"/>
          <w:rtl w:val="0"/>
        </w:rPr>
        <w:t xml:space="preserve">W przypadku pierwszej regresji (Wykres </w:t>
      </w:r>
      <w:sdt>
        <w:sdtPr>
          <w:tag w:val="goog_rdk_409"/>
        </w:sdtPr>
        <w:sdtContent>
          <w:ins w:author="Agnieszka Sułowska" w:id="90" w:date="2024-08-09T12:40:00Z"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ins>
        </w:sdtContent>
      </w:sdt>
      <w:sdt>
        <w:sdtPr>
          <w:tag w:val="goog_rdk_410"/>
        </w:sdtPr>
        <w:sdtContent>
          <w:del w:author="Agnieszka Sułowska" w:id="90" w:date="2024-08-09T12:40:00Z">
            <w:r w:rsidDel="00000000" w:rsidR="00000000" w:rsidRPr="00000000">
              <w:rPr>
                <w:sz w:val="22"/>
                <w:szCs w:val="22"/>
                <w:rtl w:val="0"/>
              </w:rPr>
              <w:delText xml:space="preserve">8</w:delText>
            </w:r>
          </w:del>
        </w:sdtContent>
      </w:sdt>
      <w:r w:rsidDel="00000000" w:rsidR="00000000" w:rsidRPr="00000000">
        <w:rPr>
          <w:sz w:val="22"/>
          <w:szCs w:val="22"/>
          <w:rtl w:val="0"/>
        </w:rPr>
        <w:t xml:space="preserve">) uczniowie z grupy głównej osiągali średnio o 2,7 p.p. i 0.3 p.p. wyższe wyniki na poziomie klasy czwartej i piątej oraz o 1,8 niższe wyniki w przypadku klasy szóstej niż ich rówieśnicy z grupy kontrolnej. Po uwzględnieniu wyników testu ósmoklasistów z matematyki wyniki uległy nieznacznej zmianie na korzyść uczniów z grupy kontrolnej. Jednak w przypadku obu regresji różnice między grupą kontrolną i główną pozostają nieistotne statystycznie.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411"/>
        </w:sdtPr>
        <w:sdtContent>
          <w:ins w:author="Sylwia Wrona" w:id="91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ins>
        </w:sdtContent>
      </w:sdt>
      <w:sdt>
        <w:sdtPr>
          <w:tag w:val="goog_rdk_412"/>
        </w:sdtPr>
        <w:sdtContent>
          <w:del w:author="Sylwia Wrona" w:id="91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8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Oszacowanie różnic w wynikach z matematyki przy kontrolowaniu miejscowości </w:t>
      </w:r>
    </w:p>
    <w:p w:rsidR="00000000" w:rsidDel="00000000" w:rsidP="00000000" w:rsidRDefault="00000000" w:rsidRPr="00000000" w14:paraId="000000CC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3848721" cy="2592000"/>
            <wp:effectExtent b="0" l="0" r="0" t="0"/>
            <wp:docPr id="21049148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109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721" cy="25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Wykres  </w:t>
      </w:r>
      <w:sdt>
        <w:sdtPr>
          <w:tag w:val="goog_rdk_413"/>
        </w:sdtPr>
        <w:sdtContent>
          <w:ins w:author="Sylwia Wrona" w:id="92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ins>
        </w:sdtContent>
      </w:sdt>
      <w:sdt>
        <w:sdtPr>
          <w:tag w:val="goog_rdk_414"/>
        </w:sdtPr>
        <w:sdtContent>
          <w:del w:author="Sylwia Wrona" w:id="92" w:date="2024-08-05T22:25:00Z">
            <w:r w:rsidDel="00000000" w:rsidR="00000000" w:rsidRPr="00000000">
              <w:rPr>
                <w:rFonts w:ascii="Aptos" w:cs="Aptos" w:eastAsia="Aptos" w:hAnsi="Aptos"/>
                <w:b w:val="0"/>
                <w:i w:val="1"/>
                <w:smallCaps w:val="0"/>
                <w:strike w:val="0"/>
                <w:color w:val="24285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delText xml:space="preserve">9</w:delText>
            </w:r>
          </w:del>
        </w:sdtContent>
      </w:sdt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242852"/>
          <w:sz w:val="20"/>
          <w:szCs w:val="20"/>
          <w:u w:val="none"/>
          <w:shd w:fill="auto" w:val="clear"/>
          <w:vertAlign w:val="baseline"/>
          <w:rtl w:val="0"/>
        </w:rPr>
        <w:t xml:space="preserve">. Oszacowanie różnic w wynikach z matematyki przy kontrolowaniu miejscowości oraz wyników testu ósmoklasistów z matematyki</w:t>
      </w:r>
    </w:p>
    <w:sdt>
      <w:sdtPr>
        <w:tag w:val="goog_rdk_416"/>
      </w:sdtPr>
      <w:sdtContent>
        <w:p w:rsidR="00000000" w:rsidDel="00000000" w:rsidP="00000000" w:rsidRDefault="00000000" w:rsidRPr="00000000" w14:paraId="000000CE">
          <w:pPr>
            <w:jc w:val="center"/>
            <w:rPr>
              <w:ins w:author="Sylwia Wrona" w:id="93" w:date="2024-08-05T18:01:00Z"/>
              <w:b w:val="1"/>
              <w:sz w:val="22"/>
              <w:szCs w:val="22"/>
            </w:rPr>
          </w:pPr>
          <w:r w:rsidDel="00000000" w:rsidR="00000000" w:rsidRPr="00000000">
            <w:rPr>
              <w:b w:val="1"/>
              <w:sz w:val="22"/>
              <w:szCs w:val="22"/>
            </w:rPr>
            <w:drawing>
              <wp:inline distB="0" distT="0" distL="0" distR="0">
                <wp:extent cx="3857403" cy="2592000"/>
                <wp:effectExtent b="0" l="0" r="0" t="0"/>
                <wp:docPr id="210491483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3"/>
                        <a:srcRect b="0" l="10711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7403" cy="259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415"/>
            </w:sdtPr>
            <w:sdtContent>
              <w:ins w:author="Sylwia Wrona" w:id="93" w:date="2024-08-05T18:01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23"/>
      </w:sdtPr>
      <w:sdtContent>
        <w:p w:rsidR="00000000" w:rsidDel="00000000" w:rsidP="00000000" w:rsidRDefault="00000000" w:rsidRPr="00000000" w14:paraId="000000CF">
          <w:pPr>
            <w:rPr>
              <w:ins w:author="Sylwia Wrona" w:id="93" w:date="2024-08-05T18:01:00Z"/>
              <w:b w:val="1"/>
              <w:sz w:val="22"/>
              <w:szCs w:val="22"/>
            </w:rPr>
          </w:pPr>
          <w:sdt>
            <w:sdtPr>
              <w:tag w:val="goog_rdk_417"/>
            </w:sdtPr>
            <w:sdtContent>
              <w:ins w:author="Sylwia Wrona" w:id="93" w:date="2024-08-05T18:01:00Z"/>
              <w:sdt>
                <w:sdtPr>
                  <w:tag w:val="goog_rdk_418"/>
                </w:sdtPr>
                <w:sdtContent>
                  <w:ins w:author="Sylwia Wrona" w:id="93" w:date="2024-08-05T18:01:00Z">
                    <w:r w:rsidDel="00000000" w:rsidR="00000000" w:rsidRPr="00000000">
                      <w:rPr>
                        <w:sz w:val="22"/>
                        <w:szCs w:val="22"/>
                        <w:rtl w:val="0"/>
                        <w:rPrChange w:author="Sylwia Wrona" w:id="94" w:date="2024-08-05T21:40:00Z">
                          <w:rPr/>
                        </w:rPrChange>
                      </w:rPr>
                      <w:t xml:space="preserve">Oszacowani</w:t>
                    </w:r>
                  </w:ins>
                </w:sdtContent>
              </w:sdt>
              <w:ins w:author="Sylwia Wrona" w:id="93" w:date="2024-08-05T18:01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 różnic między grupą główną i kontrolną </w:t>
                </w:r>
              </w:ins>
            </w:sdtContent>
          </w:sdt>
          <w:sdt>
            <w:sdtPr>
              <w:tag w:val="goog_rdk_419"/>
            </w:sdtPr>
            <w:sdtContent>
              <w:ins w:author="Agnieszka Sułowska" w:id="95" w:date="2024-08-09T12:49:49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w matematyce </w:t>
                </w:r>
              </w:ins>
            </w:sdtContent>
          </w:sdt>
          <w:sdt>
            <w:sdtPr>
              <w:tag w:val="goog_rdk_420"/>
            </w:sdtPr>
            <w:sdtContent>
              <w:ins w:author="Sylwia Wrona" w:id="93" w:date="2024-08-05T18:01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nieuwzględniające uczniów z Warszawy pozostają nieistotne statystycznie w przypadku </w:t>
                </w:r>
              </w:ins>
              <w:sdt>
                <w:sdtPr>
                  <w:tag w:val="goog_rdk_421"/>
                </w:sdtPr>
                <w:sdtContent>
                  <w:ins w:author="Sylwia Wrona" w:id="93" w:date="2024-08-05T18:01:00Z">
                    <w:r w:rsidDel="00000000" w:rsidR="00000000" w:rsidRPr="00000000">
                      <w:rPr>
                        <w:b w:val="1"/>
                        <w:sz w:val="22"/>
                        <w:szCs w:val="22"/>
                        <w:rtl w:val="0"/>
                        <w:rPrChange w:author="Agnieszka Sułowska" w:id="96" w:date="2024-08-09T12:46:00Z">
                          <w:rPr>
                            <w:sz w:val="22"/>
                            <w:szCs w:val="22"/>
                          </w:rPr>
                        </w:rPrChange>
                      </w:rPr>
                      <w:t xml:space="preserve">klasy czwartej oraz piątej</w:t>
                    </w:r>
                  </w:ins>
                </w:sdtContent>
              </w:sdt>
              <w:ins w:author="Sylwia Wrona" w:id="93" w:date="2024-08-05T18:01:00Z"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. </w:t>
                </w:r>
                <w:sdt>
                  <w:sdtPr>
                    <w:tag w:val="goog_rdk_422"/>
                  </w:sdtPr>
                  <w:sdtContent>
                    <w:commentRangeStart w:id="24"/>
                  </w:sdtContent>
                </w:sdt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Jednak w przypadku klasy szóstej mamy do czynienia z istotnie wyższymi o średnio 3.5p.p. wynikami dla uczniów z grupy kontrolnej (Wykres 11). </w:t>
                </w:r>
                <w:commentRangeEnd w:id="24"/>
                <w:r w:rsidDel="00000000" w:rsidR="00000000" w:rsidRPr="00000000">
                  <w:commentReference w:id="24"/>
                </w:r>
                <w:r w:rsidDel="00000000" w:rsidR="00000000" w:rsidRPr="00000000">
                  <w:br w:type="page"/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27"/>
      </w:sdtPr>
      <w:sdtContent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ins w:author="Sylwia Wrona" w:id="93" w:date="2024-08-05T18:01:00Z"/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98" w:date="2024-08-05T21:36:00Z">
                <w:rPr>
                  <w:b w:val="1"/>
                  <w:sz w:val="22"/>
                  <w:szCs w:val="22"/>
                </w:rPr>
              </w:rPrChange>
            </w:rPr>
            <w:pPrChange w:author="Sylwia Wrona" w:id="0" w:date="2024-08-05T21:36:00Z">
              <w:pPr>
                <w:jc w:val="center"/>
              </w:pPr>
            </w:pPrChange>
          </w:pPr>
          <w:sdt>
            <w:sdtPr>
              <w:tag w:val="goog_rdk_424"/>
            </w:sdtPr>
            <w:sdtContent>
              <w:ins w:author="Sylwia Wrona" w:id="93" w:date="2024-08-05T18:01:00Z"/>
              <w:sdt>
                <w:sdtPr>
                  <w:tag w:val="goog_rdk_425"/>
                </w:sdtPr>
                <w:sdtContent>
                  <w:ins w:author="Sylwia Wrona" w:id="93" w:date="2024-08-05T18:01:00Z">
                    <w:r w:rsidDel="00000000" w:rsidR="00000000" w:rsidRPr="00000000">
                      <w:rPr>
                        <w:sz w:val="20"/>
                        <w:szCs w:val="20"/>
                        <w:rtl w:val="0"/>
                        <w:rPrChange w:author="Agnieszka Sułowska" w:id="97" w:date="2024-08-09T12:40:32Z">
                          <w:rPr/>
                        </w:rPrChange>
                      </w:rPr>
                      <w:t xml:space="preserve">Wykres  11. Oszacowanie różnic w wynikach z matematyki przy kontrolowaniu miejscowości (lewy wykres) oraz oszacowania różnic przy kontrolowaniu miejscowości i wyników ósmoklasistów z matematyki (prawy wykres)</w:t>
                    </w:r>
                  </w:ins>
                </w:sdtContent>
              </w:sdt>
              <w:ins w:author="Sylwia Wrona" w:id="93" w:date="2024-08-05T18:01:00Z">
                <w:sdt>
                  <w:sdtPr>
                    <w:tag w:val="goog_rdk_42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ins>
            </w:sdtContent>
          </w:sdt>
        </w:p>
      </w:sdtContent>
    </w:sdt>
    <w:sdt>
      <w:sdtPr>
        <w:tag w:val="goog_rdk_432"/>
      </w:sdtPr>
      <w:sdtContent>
        <w:p w:rsidR="00000000" w:rsidDel="00000000" w:rsidP="00000000" w:rsidRDefault="00000000" w:rsidRPr="00000000" w14:paraId="000000D1">
          <w:pPr>
            <w:rPr>
              <w:shd w:fill="auto" w:val="clear"/>
              <w:rPrChange w:author="Sylwia Wrona" w:id="101" w:date="2024-08-05T21:44:00Z">
                <w:rPr>
                  <w:b w:val="1"/>
                  <w:sz w:val="22"/>
                  <w:szCs w:val="22"/>
                </w:rPr>
              </w:rPrChange>
            </w:rPr>
            <w:pPrChange w:author="Sylwia Wrona" w:id="0" w:date="2024-08-05T21:44:00Z">
              <w:pPr>
                <w:jc w:val="center"/>
              </w:pPr>
            </w:pPrChange>
          </w:pPr>
          <w:sdt>
            <w:sdtPr>
              <w:tag w:val="goog_rdk_428"/>
            </w:sdtPr>
            <w:sdtContent>
              <w:ins w:author="Sylwia Wrona" w:id="93" w:date="2024-08-05T18:01:00Z">
                <w:r w:rsidDel="00000000" w:rsidR="00000000" w:rsidRPr="00000000">
                  <w:rPr>
                    <w:b w:val="1"/>
                    <w:sz w:val="22"/>
                    <w:szCs w:val="22"/>
                  </w:rPr>
                  <w:drawing>
                    <wp:inline distB="0" distT="0" distL="0" distR="0">
                      <wp:extent cx="2884187" cy="1944825"/>
                      <wp:effectExtent b="0" l="0" r="0" t="0"/>
                      <wp:docPr id="210491484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34"/>
                              <a:srcRect b="0" l="11023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4187" cy="1944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ins>
            </w:sdtContent>
          </w:sdt>
          <w:r w:rsidDel="00000000" w:rsidR="00000000" w:rsidRPr="00000000">
            <w:rPr>
              <w:rtl w:val="0"/>
            </w:rPr>
          </w:r>
          <w:sdt>
            <w:sdtPr>
              <w:tag w:val="goog_rdk_429"/>
            </w:sdtPr>
            <w:sdtContent>
              <w:ins w:author="Sylwia Wrona" w:id="99" w:date="2024-08-05T21:35:00Z">
                <w:sdt>
                  <w:sdtPr>
                    <w:tag w:val="goog_rdk_430"/>
                  </w:sdtPr>
                  <w:sdtContent>
                    <w:del w:author="Agnieszka Sułowska" w:id="100" w:date="2024-08-09T12:41:22Z">
                      <w:r w:rsidDel="00000000" w:rsidR="00000000" w:rsidRPr="00000000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2922905</wp:posOffset>
                            </wp:positionH>
                            <wp:positionV relativeFrom="paragraph">
                              <wp:posOffset>1905</wp:posOffset>
                            </wp:positionV>
                            <wp:extent cx="2927350" cy="1985645"/>
                            <wp:effectExtent b="0" l="0" r="0" t="0"/>
                            <wp:wrapNone/>
                            <wp:docPr id="2104914824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35"/>
                                    <a:srcRect b="0" l="11575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7350" cy="198564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w:r>
                    </w:del>
                  </w:sdtContent>
                </w:sdt>
              </w:ins>
            </w:sdtContent>
          </w:sdt>
          <w:sdt>
            <w:sdtPr>
              <w:tag w:val="goog_rdk_431"/>
            </w:sdtPr>
            <w:sdtContent>
              <w:ins w:author="Agnieszka Sułowska" w:id="100" w:date="2024-08-09T12:41:22Z">
                <w:r w:rsidDel="00000000" w:rsidR="00000000" w:rsidRPr="00000000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11580</wp:posOffset>
                      </wp:positionV>
                      <wp:extent cx="2887980" cy="1950570"/>
                      <wp:effectExtent b="0" l="0" r="0" t="0"/>
                      <wp:wrapNone/>
                      <wp:docPr id="2104914825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5"/>
                              <a:srcRect b="0" l="11575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7980" cy="19505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ins>
            </w:sdtContent>
          </w:sdt>
        </w:p>
      </w:sdtContent>
    </w:sdt>
    <w:sdt>
      <w:sdtPr>
        <w:tag w:val="goog_rdk_435"/>
      </w:sdtPr>
      <w:sdtContent>
        <w:p w:rsidR="00000000" w:rsidDel="00000000" w:rsidP="00000000" w:rsidRDefault="00000000" w:rsidRPr="00000000" w14:paraId="000000D2">
          <w:pPr>
            <w:pStyle w:val="Heading3"/>
            <w:rPr>
              <w:ins w:author="Sylwia Wrona" w:id="102" w:date="2024-08-05T23:46:00Z"/>
            </w:rPr>
          </w:pPr>
          <w:sdt>
            <w:sdtPr>
              <w:tag w:val="goog_rdk_434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Różnice między gminami</w:t>
                </w:r>
              </w:ins>
            </w:sdtContent>
          </w:sdt>
        </w:p>
      </w:sdtContent>
    </w:sdt>
    <w:sdt>
      <w:sdtPr>
        <w:tag w:val="goog_rdk_449"/>
      </w:sdtPr>
      <w:sdtContent>
        <w:p w:rsidR="00000000" w:rsidDel="00000000" w:rsidP="00000000" w:rsidRDefault="00000000" w:rsidRPr="00000000" w14:paraId="000000D3">
          <w:pPr>
            <w:jc w:val="both"/>
            <w:rPr>
              <w:ins w:author="Sylwia Wrona" w:id="102" w:date="2024-08-05T23:46:00Z"/>
            </w:rPr>
          </w:pPr>
          <w:sdt>
            <w:sdtPr>
              <w:tag w:val="goog_rdk_436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W przypadku matematyki, podobnie jak w</w:t>
                </w:r>
              </w:ins>
            </w:sdtContent>
          </w:sdt>
          <w:sdt>
            <w:sdtPr>
              <w:tag w:val="goog_rdk_437"/>
            </w:sdtPr>
            <w:sdtContent>
              <w:ins w:author="Agnieszka Sułowska" w:id="103" w:date="2024-08-09T12:41:28Z">
                <w:r w:rsidDel="00000000" w:rsidR="00000000" w:rsidRPr="00000000">
                  <w:rPr>
                    <w:rtl w:val="0"/>
                  </w:rPr>
                  <w:t xml:space="preserve"> </w:t>
                </w:r>
              </w:ins>
            </w:sdtContent>
          </w:sdt>
          <w:sdt>
            <w:sdtPr>
              <w:tag w:val="goog_rdk_438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czytaniu ze zrozumieniem występują istotnie statystycznie różnice w wynikach między gminami. Analogicznie kontrolowano wyniki testu ósmoklasistów oraz miejscowość. W </w:t>
                </w:r>
              </w:ins>
              <w:sdt>
                <w:sdtPr>
                  <w:tag w:val="goog_rdk_439"/>
                </w:sdtPr>
                <w:sdtContent>
                  <w:ins w:author="Sylwia Wrona" w:id="102" w:date="2024-08-05T23:46:00Z">
                    <w:r w:rsidDel="00000000" w:rsidR="00000000" w:rsidRPr="00000000">
                      <w:rPr>
                        <w:b w:val="1"/>
                        <w:rtl w:val="0"/>
                        <w:rPrChange w:author="Agnieszka Sułowska" w:id="104" w:date="2024-08-09T12:41:57Z">
                          <w:rPr/>
                        </w:rPrChange>
                      </w:rPr>
                      <w:t xml:space="preserve">klasie czwartej</w:t>
                    </w:r>
                  </w:ins>
                </w:sdtContent>
              </w:sd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 szk</w:t>
                </w:r>
              </w:ins>
            </w:sdtContent>
          </w:sdt>
          <w:sdt>
            <w:sdtPr>
              <w:tag w:val="goog_rdk_440"/>
            </w:sdtPr>
            <w:sdtContent>
              <w:ins w:author="Agnieszka Sułowska" w:id="105" w:date="2024-08-09T12:42:05Z">
                <w:r w:rsidDel="00000000" w:rsidR="00000000" w:rsidRPr="00000000">
                  <w:rPr>
                    <w:rtl w:val="0"/>
                  </w:rPr>
                  <w:t xml:space="preserve">ó</w:t>
                </w:r>
              </w:ins>
            </w:sdtContent>
          </w:sdt>
          <w:sdt>
            <w:sdtPr>
              <w:tag w:val="goog_rdk_441"/>
            </w:sdtPr>
            <w:sdtContent>
              <w:ins w:author="Sylwia Wrona" w:id="102" w:date="2024-08-05T23:46:00Z">
                <w:sdt>
                  <w:sdtPr>
                    <w:tag w:val="goog_rdk_442"/>
                  </w:sdtPr>
                  <w:sdtContent>
                    <w:del w:author="Agnieszka Sułowska" w:id="105" w:date="2024-08-09T12:42:05Z">
                      <w:r w:rsidDel="00000000" w:rsidR="00000000" w:rsidRPr="00000000">
                        <w:rPr>
                          <w:rtl w:val="0"/>
                        </w:rPr>
                        <w:delText xml:space="preserve">o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ł</w:t>
                </w:r>
                <w:sdt>
                  <w:sdtPr>
                    <w:tag w:val="goog_rdk_443"/>
                  </w:sdtPr>
                  <w:sdtContent>
                    <w:del w:author="Agnieszka Sułowska" w:id="106" w:date="2024-08-09T12:42:08Z">
                      <w:r w:rsidDel="00000000" w:rsidR="00000000" w:rsidRPr="00000000">
                        <w:rPr>
                          <w:rtl w:val="0"/>
                        </w:rPr>
                        <w:delText xml:space="preserve">y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z Nakła </w:t>
                </w:r>
              </w:ins>
            </w:sdtContent>
          </w:sdt>
          <w:sdt>
            <w:sdtPr>
              <w:tag w:val="goog_rdk_444"/>
            </w:sdtPr>
            <w:sdtContent>
              <w:ins w:author="Agnieszka Sułowska" w:id="107" w:date="2024-08-09T12:42:12Z">
                <w:r w:rsidDel="00000000" w:rsidR="00000000" w:rsidRPr="00000000">
                  <w:rPr>
                    <w:rtl w:val="0"/>
                  </w:rPr>
                  <w:t xml:space="preserve">nad Notecią </w:t>
                </w:r>
              </w:ins>
            </w:sdtContent>
          </w:sdt>
          <w:sdt>
            <w:sdtPr>
              <w:tag w:val="goog_rdk_445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oraz Sycowa osiągały niższe wyniki od szkół z pozostałych gmin (z wyjątkiem Warszawy w przypadku Sycowa). W przypadku </w:t>
                </w:r>
              </w:ins>
              <w:sdt>
                <w:sdtPr>
                  <w:tag w:val="goog_rdk_446"/>
                </w:sdtPr>
                <w:sdtContent>
                  <w:ins w:author="Sylwia Wrona" w:id="102" w:date="2024-08-05T23:46:00Z">
                    <w:r w:rsidDel="00000000" w:rsidR="00000000" w:rsidRPr="00000000">
                      <w:rPr>
                        <w:b w:val="1"/>
                        <w:rtl w:val="0"/>
                        <w:rPrChange w:author="Agnieszka Sułowska" w:id="108" w:date="2024-08-09T12:42:31Z">
                          <w:rPr/>
                        </w:rPrChange>
                      </w:rPr>
                      <w:t xml:space="preserve">klasy piątej</w:t>
                    </w:r>
                  </w:ins>
                </w:sdtContent>
              </w:sd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 nie odnotowano statystycznie istotnych różnic między gminami.</w:t>
                </w:r>
              </w:ins>
            </w:sdtContent>
          </w:sdt>
          <w:sdt>
            <w:sdtPr>
              <w:tag w:val="goog_rdk_447"/>
            </w:sdtPr>
            <w:sdtContent>
              <w:ins w:author="Agnieszka Sułowska" w:id="109" w:date="2024-08-09T12:42:36Z">
                <w:r w:rsidDel="00000000" w:rsidR="00000000" w:rsidRPr="00000000">
                  <w:rPr>
                    <w:rtl w:val="0"/>
                  </w:rPr>
                  <w:t xml:space="preserve"> Co w przypadku klas 6?</w:t>
                </w:r>
              </w:ins>
            </w:sdtContent>
          </w:sdt>
          <w:sdt>
            <w:sdtPr>
              <w:tag w:val="goog_rdk_448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51"/>
      </w:sdtPr>
      <w:sdtContent>
        <w:p w:rsidR="00000000" w:rsidDel="00000000" w:rsidP="00000000" w:rsidRDefault="00000000" w:rsidRPr="00000000" w14:paraId="000000D4">
          <w:pPr>
            <w:pStyle w:val="Heading2"/>
            <w:rPr>
              <w:ins w:author="Sylwia Wrona" w:id="102" w:date="2024-08-05T23:46:00Z"/>
            </w:rPr>
            <w:pPrChange w:author="Sylwia Wrona" w:id="0" w:date="2024-08-06T00:07:00Z">
              <w:pPr>
                <w:pStyle w:val="Heading3"/>
              </w:pPr>
            </w:pPrChange>
          </w:pPr>
          <w:sdt>
            <w:sdtPr>
              <w:tag w:val="goog_rdk_450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Czas rozwiązywania testów na danym poziomie umiejętności</w:t>
                </w:r>
              </w:ins>
            </w:sdtContent>
          </w:sdt>
        </w:p>
      </w:sdtContent>
    </w:sdt>
    <w:sdt>
      <w:sdtPr>
        <w:tag w:val="goog_rdk_467"/>
      </w:sdtPr>
      <w:sdtContent>
        <w:p w:rsidR="00000000" w:rsidDel="00000000" w:rsidP="00000000" w:rsidRDefault="00000000" w:rsidRPr="00000000" w14:paraId="000000D5">
          <w:pPr>
            <w:jc w:val="both"/>
            <w:rPr>
              <w:ins w:author="Sylwia Wrona" w:id="102" w:date="2024-08-05T23:46:00Z"/>
            </w:rPr>
          </w:pPr>
          <w:sdt>
            <w:sdtPr>
              <w:tag w:val="goog_rdk_452"/>
            </w:sdtPr>
            <w:sdtContent>
              <w:ins w:author="Sylwia Wrona" w:id="102" w:date="2024-08-05T23:46:00Z"/>
              <w:sdt>
                <w:sdtPr>
                  <w:tag w:val="goog_rdk_453"/>
                </w:sdtPr>
                <w:sdtContent>
                  <w:commentRangeStart w:id="25"/>
                </w:sdtContent>
              </w:sd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Uczniom należącym do grupy kontrolnej rozwiązanie testów zajmowało średnio więcej czasu niż uczniom z grupy głównej. </w:t>
                </w:r>
                <w:commentRangeEnd w:id="25"/>
                <w:r w:rsidDel="00000000" w:rsidR="00000000" w:rsidRPr="00000000">
                  <w:commentReference w:id="25"/>
                </w:r>
                <w:r w:rsidDel="00000000" w:rsidR="00000000" w:rsidRPr="00000000">
                  <w:rPr>
                    <w:rtl w:val="0"/>
                  </w:rPr>
                  <w:t xml:space="preserve">Porównanie czasów uczniów na danym poziomie umiejętności (przy jednoczesnej kontroli miejscowości oraz wyników ósmoklasistów) pokazuje, że w przypadku </w:t>
                </w:r>
                <w:sdt>
                  <w:sdtPr>
                    <w:tag w:val="goog_rdk_454"/>
                  </w:sdtPr>
                  <w:sdtContent>
                    <w:r w:rsidDel="00000000" w:rsidR="00000000" w:rsidRPr="00000000">
                      <w:rPr>
                        <w:b w:val="1"/>
                        <w:rtl w:val="0"/>
                        <w:rPrChange w:author="Agnieszka Sułowska" w:id="111" w:date="2024-08-09T12:45:01Z">
                          <w:rPr/>
                        </w:rPrChange>
                      </w:rPr>
                      <w:t xml:space="preserve">czytania ze zrozumieniem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dla </w:t>
                </w:r>
                <w:sdt>
                  <w:sdtPr>
                    <w:tag w:val="goog_rdk_455"/>
                  </w:sdtPr>
                  <w:sdtContent>
                    <w:r w:rsidDel="00000000" w:rsidR="00000000" w:rsidRPr="00000000">
                      <w:rPr>
                        <w:b w:val="1"/>
                        <w:rtl w:val="0"/>
                        <w:rPrChange w:author="Agnieszka Sułowska" w:id="112" w:date="2024-08-09T12:50:54Z">
                          <w:rPr/>
                        </w:rPrChange>
                      </w:rPr>
                      <w:t xml:space="preserve">klasy czwartej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poza uczniami o najsłabszych i najwyższych wynikach</w:t>
                </w:r>
              </w:ins>
            </w:sdtContent>
          </w:sdt>
          <w:sdt>
            <w:sdtPr>
              <w:tag w:val="goog_rdk_456"/>
            </w:sdtPr>
            <w:sdtContent>
              <w:ins w:author="Agnieszka Sułowska" w:id="113" w:date="2024-08-09T12:51:02Z">
                <w:r w:rsidDel="00000000" w:rsidR="00000000" w:rsidRPr="00000000">
                  <w:rPr>
                    <w:rtl w:val="0"/>
                  </w:rPr>
                  <w:t xml:space="preserve">,</w:t>
                </w:r>
              </w:ins>
            </w:sdtContent>
          </w:sdt>
          <w:sdt>
            <w:sdtPr>
              <w:tag w:val="goog_rdk_457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 to grupie kontrolnej rozwiązanie testu zajmowało więcej czasu, a różnica sięgała 2,7 min. W </w:t>
                </w:r>
              </w:ins>
              <w:sdt>
                <w:sdtPr>
                  <w:tag w:val="goog_rdk_458"/>
                </w:sdtPr>
                <w:sdtContent>
                  <w:ins w:author="Sylwia Wrona" w:id="102" w:date="2024-08-05T23:46:00Z">
                    <w:r w:rsidDel="00000000" w:rsidR="00000000" w:rsidRPr="00000000">
                      <w:rPr>
                        <w:b w:val="1"/>
                        <w:rtl w:val="0"/>
                        <w:rPrChange w:author="Agnieszka Sułowska" w:id="114" w:date="2024-08-09T12:51:16Z">
                          <w:rPr/>
                        </w:rPrChange>
                      </w:rPr>
                      <w:t xml:space="preserve">klasie piątej</w:t>
                    </w:r>
                  </w:ins>
                </w:sdtContent>
              </w:sd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 również poza uczniami osiągającymi wynik </w:t>
                </w:r>
                <w:sdt>
                  <w:sdtPr>
                    <w:tag w:val="goog_rdk_459"/>
                  </w:sdtPr>
                  <w:sdtContent>
                    <w:commentRangeStart w:id="26"/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około 30% oraz 70%</w:t>
                </w:r>
                <w:commentRangeEnd w:id="26"/>
                <w:r w:rsidDel="00000000" w:rsidR="00000000" w:rsidRPr="00000000">
                  <w:commentReference w:id="26"/>
                </w:r>
                <w:r w:rsidDel="00000000" w:rsidR="00000000" w:rsidRPr="00000000">
                  <w:rPr>
                    <w:rtl w:val="0"/>
                  </w:rPr>
                  <w:t xml:space="preserve">, to uczniowie grupy kontrolnej spędzali więcej czasu</w:t>
                </w:r>
              </w:ins>
            </w:sdtContent>
          </w:sdt>
          <w:sdt>
            <w:sdtPr>
              <w:tag w:val="goog_rdk_460"/>
            </w:sdtPr>
            <w:sdtContent>
              <w:ins w:author="Agnieszka Sułowska" w:id="115" w:date="2024-08-09T12:52:29Z">
                <w:r w:rsidDel="00000000" w:rsidR="00000000" w:rsidRPr="00000000">
                  <w:rPr>
                    <w:rtl w:val="0"/>
                  </w:rPr>
                  <w:t xml:space="preserve">,</w:t>
                </w:r>
              </w:ins>
            </w:sdtContent>
          </w:sdt>
          <w:sdt>
            <w:sdtPr>
              <w:tag w:val="goog_rdk_461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 by osiągnąć taki sam wynik</w:t>
                </w:r>
              </w:ins>
            </w:sdtContent>
          </w:sdt>
          <w:sdt>
            <w:sdtPr>
              <w:tag w:val="goog_rdk_462"/>
            </w:sdtPr>
            <w:sdtContent>
              <w:ins w:author="Agnieszka Sułowska" w:id="116" w:date="2024-08-09T12:52:33Z">
                <w:r w:rsidDel="00000000" w:rsidR="00000000" w:rsidRPr="00000000">
                  <w:rPr>
                    <w:rtl w:val="0"/>
                  </w:rPr>
                  <w:t xml:space="preserve">,</w:t>
                </w:r>
              </w:ins>
            </w:sdtContent>
          </w:sdt>
          <w:sdt>
            <w:sdtPr>
              <w:tag w:val="goog_rdk_463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 jak ich koledzy z grupy głównej</w:t>
                </w:r>
              </w:ins>
            </w:sdtContent>
          </w:sdt>
          <w:sdt>
            <w:sdtPr>
              <w:tag w:val="goog_rdk_464"/>
            </w:sdtPr>
            <w:sdtContent>
              <w:ins w:author="Agnieszka Sułowska" w:id="117" w:date="2024-08-09T13:05:24Z">
                <w:r w:rsidDel="00000000" w:rsidR="00000000" w:rsidRPr="00000000">
                  <w:rPr>
                    <w:rtl w:val="0"/>
                  </w:rPr>
                  <w:t xml:space="preserve">/badawczej</w:t>
                </w:r>
              </w:ins>
            </w:sdtContent>
          </w:sdt>
          <w:sdt>
            <w:sdtPr>
              <w:tag w:val="goog_rdk_465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.</w:t>
                </w:r>
                <w:sdt>
                  <w:sdtPr>
                    <w:tag w:val="goog_rdk_466"/>
                  </w:sdtPr>
                  <w:sdtContent>
                    <w:del w:author="Agnieszka Sułowska" w:id="118" w:date="2024-08-09T12:52:36Z">
                      <w:r w:rsidDel="00000000" w:rsidR="00000000" w:rsidRPr="00000000">
                        <w:rPr>
                          <w:rtl w:val="0"/>
                        </w:rPr>
                        <w:delText xml:space="preserve"> 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W klasie szóstej podobnie poza uczniami osiągającymi wyniki około 30%, na pozostałych poziomach umiejętności, to uczniowie grupy kontrolnej dłużej rozwiązywali test.</w:t>
                </w:r>
              </w:ins>
            </w:sdtContent>
          </w:sdt>
        </w:p>
      </w:sdtContent>
    </w:sdt>
    <w:sdt>
      <w:sdtPr>
        <w:tag w:val="goog_rdk_470"/>
      </w:sdtPr>
      <w:sdtContent>
        <w:p w:rsidR="00000000" w:rsidDel="00000000" w:rsidP="00000000" w:rsidRDefault="00000000" w:rsidRPr="00000000" w14:paraId="000000D6">
          <w:pPr>
            <w:jc w:val="both"/>
            <w:rPr>
              <w:ins w:author="Sylwia Wrona" w:id="102" w:date="2024-08-05T23:46:00Z"/>
            </w:rPr>
            <w:pPrChange w:author="Sylwia Wrona" w:id="0" w:date="2024-08-06T00:11:00Z">
              <w:pPr>
                <w:pStyle w:val="Heading1"/>
              </w:pPr>
            </w:pPrChange>
          </w:pPr>
          <w:sdt>
            <w:sdtPr>
              <w:tag w:val="goog_rdk_468"/>
            </w:sdtPr>
            <w:sdtConten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W przypadku matematyki, wśród uczniów klasy czwartej oraz piątej trudno określić wzorzec czasu na danych poziomach umiejętności. Jeśli chodzi o klasę szóstą to uczniowie z grupy kontrolnej </w:t>
                </w:r>
              </w:ins>
              <w:sdt>
                <w:sdtPr>
                  <w:tag w:val="goog_rdk_469"/>
                </w:sdtPr>
                <w:sdtContent>
                  <w:ins w:author="Sylwia Wrona" w:id="102" w:date="2024-08-05T23:46:00Z">
                    <w:r w:rsidDel="00000000" w:rsidR="00000000" w:rsidRPr="00000000">
                      <w:rPr>
                        <w:rtl w:val="0"/>
                        <w:rPrChange w:author="Agnieszka Sułowska" w:id="119" w:date="2024-08-09T13:05:21Z">
                          <w:rPr/>
                        </w:rPrChange>
                      </w:rPr>
                      <w:t xml:space="preserve">poświęcali</w:t>
                    </w:r>
                  </w:ins>
                </w:sdtContent>
              </w:sdt>
              <w:ins w:author="Sylwia Wrona" w:id="102" w:date="2024-08-05T23:46:00Z">
                <w:r w:rsidDel="00000000" w:rsidR="00000000" w:rsidRPr="00000000">
                  <w:rPr>
                    <w:rtl w:val="0"/>
                  </w:rPr>
                  <w:t xml:space="preserve"> mniej czasu na rozwiązanie testu niż z grupy głównej na najniższych poziomach umiejętności oraz w okolicach wyniku ok 80%. </w:t>
                </w:r>
              </w:ins>
            </w:sdtContent>
          </w:sdt>
        </w:p>
      </w:sdtContent>
    </w:sdt>
    <w:sdt>
      <w:sdtPr>
        <w:tag w:val="goog_rdk_472"/>
      </w:sdtPr>
      <w:sdtContent>
        <w:p w:rsidR="00000000" w:rsidDel="00000000" w:rsidP="00000000" w:rsidRDefault="00000000" w:rsidRPr="00000000" w14:paraId="000000D7">
          <w:pPr>
            <w:rPr>
              <w:ins w:author="Sylwia Wrona" w:id="102" w:date="2024-08-05T23:46:00Z"/>
              <w:rFonts w:ascii="Play" w:cs="Play" w:eastAsia="Play" w:hAnsi="Play"/>
              <w:color w:val="374c80"/>
              <w:sz w:val="40"/>
              <w:szCs w:val="40"/>
            </w:rPr>
          </w:pPr>
          <w:sdt>
            <w:sdtPr>
              <w:tag w:val="goog_rdk_471"/>
            </w:sdtPr>
            <w:sdtContent>
              <w:ins w:author="Sylwia Wrona" w:id="102" w:date="2024-08-05T23:46:00Z">
                <w:r w:rsidDel="00000000" w:rsidR="00000000" w:rsidRPr="00000000">
                  <w:br w:type="page"/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Podsumowanie</w:t>
      </w:r>
    </w:p>
    <w:p w:rsidR="00000000" w:rsidDel="00000000" w:rsidP="00000000" w:rsidRDefault="00000000" w:rsidRPr="00000000" w14:paraId="000000D9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Mimo że istniejące metaanalizy potwierdzają możliwość istnienia transferu wiedzy między kontekstami i dziedzinami wyniki z testu z matematyki oraz czytania ze zrozumieniem nie potwierdzają by istniały różnice w osiągnięciach uczniów ze względu na uczestnictwo w zajęciach z programowania. W przypadku testu z czytania ze zrozumieniem</w:t>
      </w:r>
      <w:r w:rsidDel="00000000" w:rsidR="00000000" w:rsidRPr="00000000">
        <w:rPr>
          <w:sz w:val="22"/>
          <w:szCs w:val="22"/>
          <w:rtl w:val="0"/>
        </w:rPr>
        <w:t xml:space="preserve"> istotne różnice zaobserwowano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wyłącznie w przypadku klasy szóstej, w której uczniowie, którzy ukończyli kurs programowania osiągnęli średnio wyższe wyniki niż ich rówieśnicy, którzy nie uczestniczyli w projekcie. W klasach piątych uczniowie z grupy po kursie z programowania uzyskali nieco wyższe średnie wyniki, a w klasach czwartych niższe niż ich rówieśnicy bez kursu programowania. </w:t>
      </w:r>
      <w:r w:rsidDel="00000000" w:rsidR="00000000" w:rsidRPr="00000000">
        <w:rPr>
          <w:b w:val="1"/>
          <w:sz w:val="22"/>
          <w:szCs w:val="22"/>
          <w:rtl w:val="0"/>
        </w:rPr>
        <w:t xml:space="preserve">W przypadku matematyki</w:t>
      </w:r>
      <w:r w:rsidDel="00000000" w:rsidR="00000000" w:rsidRPr="00000000">
        <w:rPr>
          <w:sz w:val="22"/>
          <w:szCs w:val="22"/>
          <w:rtl w:val="0"/>
        </w:rPr>
        <w:t xml:space="preserve"> brak statystycznie istotnych różnic między wynikami dla każdego poziomu. </w:t>
      </w:r>
    </w:p>
    <w:p w:rsidR="00000000" w:rsidDel="00000000" w:rsidP="00000000" w:rsidRDefault="00000000" w:rsidRPr="00000000" w14:paraId="000000DA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Na podstawie tego badania nie można stwierdzić, że nauka programowania jest związana z poprawą wyników w czytaniu ze zrozumieniem oraz rozumowaniu matematycznym, nie oznacza to jednak, że nie wspomaga innych umiejętności.</w:t>
      </w:r>
      <w:r w:rsidDel="00000000" w:rsidR="00000000" w:rsidRPr="00000000">
        <w:rPr>
          <w:sz w:val="22"/>
          <w:szCs w:val="22"/>
          <w:rtl w:val="0"/>
        </w:rPr>
        <w:t xml:space="preserve"> Należy podkreślić, że dotychczasowe badania wskazują, że transfer umiejętności nie następuje automatycznie, ale musi być wspomagany i trenowany (Grover &amp; Pea, 2018). Efekt transferu może zależeć między innymi od czasu nauczania, środowisk uczenia się skoncentrowanych na uczniu, aktywujących i motywujących uczniów oraz warunków instruktażowych (Yadav et al., 2017; Waite et al., 2020; Beege et al., 2021). Ponadto im bardziej podobne są zadania podczas nauczania w jednej dziedzinie (programowanie) do tych w innej dziedzinie (np. matematyce), tym bardziej prawdopodobne jest, że uczniowie będą mogli przenieść swoją wiedzę i umiejętności (Taatgen, 2013), co opiera się na rozpoznawaniu podobnych zadań i wzorców rozwiązań (Popat &amp; Starkey, 2019). </w:t>
      </w:r>
      <w:r w:rsidDel="00000000" w:rsidR="00000000" w:rsidRPr="00000000">
        <w:rPr>
          <w:b w:val="1"/>
          <w:sz w:val="22"/>
          <w:szCs w:val="22"/>
          <w:rtl w:val="0"/>
        </w:rPr>
        <w:t xml:space="preserve">Zadania objęte kursem programowania niekoniecznie są zgodne co do formy i zakresu z materiałem i zadaniami z czytania ze zrozumieniem oraz rozumowania matematycznego. </w:t>
      </w:r>
      <w:sdt>
        <w:sdtPr>
          <w:tag w:val="goog_rdk_473"/>
        </w:sdtPr>
        <w:sdtContent>
          <w:del w:author="Sylwia Wrona" w:id="121" w:date="2024-08-06T00:26:00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delText xml:space="preserve">Zalecane jest zweryfikowanie czy kurs programowania jest skonstruowany w taki sposób by wspierać umiejętności matematyczne oraz z zakresu czytania ze zrozumieniem uczniów. </w:delText>
            </w:r>
          </w:del>
        </w:sdtContent>
      </w:sdt>
      <w:r w:rsidDel="00000000" w:rsidR="00000000" w:rsidRPr="00000000">
        <w:rPr>
          <w:b w:val="1"/>
          <w:sz w:val="22"/>
          <w:szCs w:val="22"/>
          <w:rtl w:val="0"/>
        </w:rPr>
        <w:t xml:space="preserve">Transfer umiejętności i wiedzy wymaga starannie zaprojektowanych interwencji edukacyjnych, które będą wspomagały mechanizmy leżące u podstaw możliwego transferu wiedzy do wybranych dziedzin</w:t>
      </w:r>
      <w:sdt>
        <w:sdtPr>
          <w:tag w:val="goog_rdk_474"/>
        </w:sdtPr>
        <w:sdtContent>
          <w:ins w:author="Sylwia Wrona" w:id="122" w:date="2024-08-06T00:26:00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, co wymagałoby włączenia do kursu elementów wspierających umiejętności matematyczne oraz czytania ze zrozumieniem, co nie jest jednak nadrzędnym celem projektu</w:t>
            </w:r>
          </w:ins>
        </w:sdtContent>
      </w:sdt>
      <w:sdt>
        <w:sdtPr>
          <w:tag w:val="goog_rdk_475"/>
        </w:sdtPr>
        <w:sdtContent>
          <w:del w:author="Sylwia Wrona" w:id="122" w:date="2024-08-06T00:26:00Z"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delText xml:space="preserve">. 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  <w:t xml:space="preserve">Ograniczenia i dalsze badania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Przedstawione w raporcie wyniki wymagają zachowania ostrożności w interpretacji i krytycznego podejścia ze względu na pewne ograniczenia: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Badanie zostało udostępnione uczniom tuż przed wakacjami, co skutkowało tym, że część uczniów była nieobecna i nie wzięła udziału w testach. Ponadto, okres badania i ograniczony czas narzucił pewne ograniczenia na zakres badania</w:t>
      </w:r>
      <w:sdt>
        <w:sdtPr>
          <w:tag w:val="goog_rdk_476"/>
        </w:sdtPr>
        <w:sdtContent>
          <w:ins w:author="Sylwia Wrona" w:id="123" w:date="2024-08-06T00:25:00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ins>
        </w:sdtContent>
      </w:sdt>
      <w:sdt>
        <w:sdtPr>
          <w:tag w:val="goog_rdk_477"/>
        </w:sdtPr>
        <w:sdtContent>
          <w:del w:author="Sylwia Wrona" w:id="123" w:date="2024-08-06T00:25:00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 (brak dodatkowego kwestionariusza). </w:delText>
            </w:r>
          </w:del>
        </w:sdtContent>
      </w:sdt>
      <w:r w:rsidDel="00000000" w:rsidR="00000000" w:rsidRPr="00000000">
        <w:rPr>
          <w:rtl w:val="0"/>
        </w:rPr>
      </w:r>
    </w:p>
    <w:sdt>
      <w:sdtPr>
        <w:tag w:val="goog_rdk_482"/>
      </w:sdtPr>
      <w:sdtContent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8.00000000000006" w:lineRule="auto"/>
            <w:ind w:left="720" w:right="0" w:hanging="360"/>
            <w:jc w:val="both"/>
            <w:rPr>
              <w:del w:author="Sylwia Wrona" w:id="125" w:date="2024-08-06T00:26:00Z"/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sdt>
            <w:sdtPr>
              <w:tag w:val="goog_rdk_479"/>
            </w:sdtPr>
            <w:sdtContent>
              <w:del w:author="Sylwia Wrona" w:id="124" w:date="2024-08-06T00:26:00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delText xml:space="preserve">Próba główna oraz kontrolna nie zostały dobrane w sposób losowy. </w:delText>
                </w:r>
              </w:del>
            </w:sdtContent>
          </w:sd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Udział w badaniu wzięły szkoły, które zgłosiły chęć udziału w projekcie i uczestniczyły w kursie z programowania w roku szkolnym 2023/2024 (próba główna) oraz szkoły, które zgłosiły się do projektu, ale nie uczestniczyły w kursie w roku szkolnym 2023/2024 (próba kontrolna).</w:t>
          </w:r>
          <w:sdt>
            <w:sdtPr>
              <w:tag w:val="goog_rdk_480"/>
            </w:sdtPr>
            <w:sdtContent>
              <w:ins w:author="Sylwia Wrona" w:id="125" w:date="2024-08-06T00:26:00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</w:t>
                </w:r>
              </w:ins>
            </w:sdtContent>
          </w:sdt>
          <w:sdt>
            <w:sdtPr>
              <w:tag w:val="goog_rdk_481"/>
            </w:sdtPr>
            <w:sdtContent>
              <w:del w:author="Sylwia Wrona" w:id="125" w:date="2024-08-06T00:26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83"/>
        </w:sdtPr>
        <w:sdtContent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  <w:rPrChange w:author="Sylwia Wrona" w:id="126" w:date="2024-08-06T00:26:00Z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t xml:space="preserve">Uczniowie nie zostali przebadani pod kątem rozumowania matematycznego i czytania ze zrozumieniem przed rozpoczęciem kursu programowania, w związku z tym nieznany jest wyjściowy poziom umiejętności uczniów. Nie pozwala to ocenić, czy nauka programowania miała wpływ na przyrost wiedzy z matematyki i czytania ze zrozumieniem.  </w:t>
          </w:r>
        </w:sdtContent>
      </w:sdt>
    </w:p>
    <w:p w:rsidR="00000000" w:rsidDel="00000000" w:rsidP="00000000" w:rsidRDefault="00000000" w:rsidRPr="00000000" w14:paraId="000000E0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Rekomendowane jest zatem dalsze badanie potencjalnego transferu umiejętności i wiedzy zdobywanych przez uczniów podczas nauki programowania z uwzględnieniem powyższych uwag. </w:t>
      </w:r>
    </w:p>
    <w:p w:rsidR="00000000" w:rsidDel="00000000" w:rsidP="00000000" w:rsidRDefault="00000000" w:rsidRPr="00000000" w14:paraId="000000E1">
      <w:pPr>
        <w:jc w:val="both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tag w:val="goog_rdk_486"/>
      </w:sdtPr>
      <w:sdtContent>
        <w:p w:rsidR="00000000" w:rsidDel="00000000" w:rsidP="00000000" w:rsidRDefault="00000000" w:rsidRPr="00000000" w14:paraId="000000E2">
          <w:pPr>
            <w:rPr>
              <w:ins w:author="Sylwia Wrona" w:id="127" w:date="2024-08-06T00:30:00Z"/>
              <w:rFonts w:ascii="Play" w:cs="Play" w:eastAsia="Play" w:hAnsi="Play"/>
              <w:color w:val="374c80"/>
              <w:sz w:val="40"/>
              <w:szCs w:val="40"/>
            </w:rPr>
          </w:pPr>
          <w:sdt>
            <w:sdtPr>
              <w:tag w:val="goog_rdk_485"/>
            </w:sdtPr>
            <w:sdtContent>
              <w:ins w:author="Sylwia Wrona" w:id="127" w:date="2024-08-06T00:30:00Z">
                <w:r w:rsidDel="00000000" w:rsidR="00000000" w:rsidRPr="00000000">
                  <w:br w:type="page"/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0E4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Altin, R., Tokel, T., &amp; Delialioglu, O. (2021). The effects of mathematics on programming skills and its retention: An experimental study.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Journal of Computers in Mathematics and Science Teaching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40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(3), 183-199.</w:t>
      </w:r>
    </w:p>
    <w:p w:rsidR="00000000" w:rsidDel="00000000" w:rsidP="00000000" w:rsidRDefault="00000000" w:rsidRPr="00000000" w14:paraId="000000E5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Shute, V. J., Sun, C., &amp; Asbell-Clarke, J. (2017). Demystifying computational thinking.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Educational research review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22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 142-158.</w:t>
      </w:r>
    </w:p>
    <w:p w:rsidR="00000000" w:rsidDel="00000000" w:rsidP="00000000" w:rsidRDefault="00000000" w:rsidRPr="00000000" w14:paraId="000000E6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Popat, S., &amp; Starkey, L. (2019). Learning to code or coding to learn? A systematic review.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Computers &amp; Education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128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 365-376.</w:t>
      </w:r>
    </w:p>
    <w:p w:rsidR="00000000" w:rsidDel="00000000" w:rsidP="00000000" w:rsidRDefault="00000000" w:rsidRPr="00000000" w14:paraId="000000E7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Scherer, R., Siddiq, F., &amp; Sánchez-Scherer, B. (2021). Some evidence on the cognitive benefits of learning to code.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Frontiers in Psychology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12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 559424.</w:t>
      </w:r>
    </w:p>
    <w:p w:rsidR="00000000" w:rsidDel="00000000" w:rsidP="00000000" w:rsidRDefault="00000000" w:rsidRPr="00000000" w14:paraId="000000E8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Lye, S. Y., &amp; Koh, J. H. L. (2014). Review on teaching and learning of computational thinking through programming: What is next for K-12?.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Computers in human behavior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41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 51-61.</w:t>
      </w:r>
    </w:p>
    <w:p w:rsidR="00000000" w:rsidDel="00000000" w:rsidP="00000000" w:rsidRDefault="00000000" w:rsidRPr="00000000" w14:paraId="000000E9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Scherer, R., Siddiq, F., &amp; Sánchez Viveros, B. (2019). The cognitive benefits of learning computer programming: A meta-analysis of transfer effects.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Journal of Educational Psychology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111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(5), 764.</w:t>
      </w:r>
    </w:p>
    <w:p w:rsidR="00000000" w:rsidDel="00000000" w:rsidP="00000000" w:rsidRDefault="00000000" w:rsidRPr="00000000" w14:paraId="000000EA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Taatgen, N. A. (2013). The nature and transfer of cognitive skills.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Psychological review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120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(3), 439.</w:t>
      </w:r>
    </w:p>
    <w:p w:rsidR="00000000" w:rsidDel="00000000" w:rsidP="00000000" w:rsidRDefault="00000000" w:rsidRPr="00000000" w14:paraId="000000EB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Liao, Y. K. C., &amp; Bright, G. W. (1991). Effects of computer programming on cognitive outcomes: A meta-analysis.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Journal of educational computing research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7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(3), 251-268.</w:t>
      </w:r>
    </w:p>
    <w:p w:rsidR="00000000" w:rsidDel="00000000" w:rsidP="00000000" w:rsidRDefault="00000000" w:rsidRPr="00000000" w14:paraId="000000EC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Liao, Y. K. (2000). A meta-analysis of computer programming on cognitive outcomes: An updated synthesis. In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EdMedia+ Innovate Learning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 (pp. 598-604). Association for the Advancement of Computing in Education (AACE).</w:t>
      </w:r>
    </w:p>
    <w:p w:rsidR="00000000" w:rsidDel="00000000" w:rsidP="00000000" w:rsidRDefault="00000000" w:rsidRPr="00000000" w14:paraId="000000ED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Tondeur, J., Scherer, R., Baran, E., Siddiq, F., Valtonen, T., &amp; Sointu, E. (2019). Teacher educators as gatekeepers: Preparing the next generation of teachers for technology integration in education.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British Journal of Educational Technology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50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(3), 1189-1209.</w:t>
      </w:r>
    </w:p>
    <w:p w:rsidR="00000000" w:rsidDel="00000000" w:rsidP="00000000" w:rsidRDefault="00000000" w:rsidRPr="00000000" w14:paraId="000000EE">
      <w:pPr>
        <w:rPr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Psycharis, S., &amp; Kallia, M. (2017). The effects of computer programming on high school students’ reasoning skills and mathematical self-efficacy and problem solving.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Instructional science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,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45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(5), 583-602.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Paulson, H. G. (2002, July). Computer science students need adequate mathematical background. In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International conference on the teaching of mathematics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 (Vol. 2).</w:t>
      </w:r>
    </w:p>
    <w:p w:rsidR="00000000" w:rsidDel="00000000" w:rsidP="00000000" w:rsidRDefault="00000000" w:rsidRPr="00000000" w14:paraId="000000F0">
      <w:pPr>
        <w:rPr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Lewis, C. M., &amp; Shah, N. (2012, February). Building upon and enriching grade four mathematics standards with programming curriculum. In </w:t>
      </w:r>
      <w:r w:rsidDel="00000000" w:rsidR="00000000" w:rsidRPr="00000000">
        <w:rPr>
          <w:i w:val="1"/>
          <w:color w:val="222222"/>
          <w:sz w:val="22"/>
          <w:szCs w:val="22"/>
          <w:highlight w:val="white"/>
          <w:rtl w:val="0"/>
        </w:rPr>
        <w:t xml:space="preserve">Proceedings of the 43rd ACM technical symposium on Computer Science Education</w:t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 (pp. 57-62).</w:t>
      </w:r>
    </w:p>
    <w:sdt>
      <w:sdtPr>
        <w:tag w:val="goog_rdk_489"/>
      </w:sdtPr>
      <w:sdtContent>
        <w:p w:rsidR="00000000" w:rsidDel="00000000" w:rsidP="00000000" w:rsidRDefault="00000000" w:rsidRPr="00000000" w14:paraId="000000F1">
          <w:pPr>
            <w:rPr>
              <w:ins w:author="Sylwia Wrona" w:id="128" w:date="2024-08-06T00:02:00Z"/>
              <w:color w:val="222222"/>
              <w:sz w:val="22"/>
              <w:szCs w:val="22"/>
              <w:highlight w:val="white"/>
              <w:rPrChange w:author="Sylwia Wrona" w:id="129" w:date="2024-08-06T00:31:00Z">
                <w:rPr>
                  <w:rFonts w:ascii="Play" w:cs="Play" w:eastAsia="Play" w:hAnsi="Play"/>
                  <w:color w:val="374c80"/>
                  <w:sz w:val="40"/>
                  <w:szCs w:val="40"/>
                  <w:highlight w:val="white"/>
                </w:rPr>
              </w:rPrChange>
            </w:rPr>
          </w:pPr>
          <w:r w:rsidDel="00000000" w:rsidR="00000000" w:rsidRPr="00000000">
            <w:rPr>
              <w:color w:val="222222"/>
              <w:sz w:val="22"/>
              <w:szCs w:val="22"/>
              <w:highlight w:val="white"/>
              <w:rtl w:val="0"/>
            </w:rPr>
            <w:t xml:space="preserve">Salac, J., Thomas, C., Butler, C., &amp; Franklin, D. (2021, June). Understanding the link between computer science instruction and reading &amp; math performance. In </w:t>
          </w:r>
          <w:r w:rsidDel="00000000" w:rsidR="00000000" w:rsidRPr="00000000">
            <w:rPr>
              <w:i w:val="1"/>
              <w:color w:val="222222"/>
              <w:sz w:val="22"/>
              <w:szCs w:val="22"/>
              <w:highlight w:val="white"/>
              <w:rtl w:val="0"/>
            </w:rPr>
            <w:t xml:space="preserve">Proceedings of the 26th ACM Conference on Innovation and Technology in Computer Science Education V. 1</w:t>
          </w:r>
          <w:r w:rsidDel="00000000" w:rsidR="00000000" w:rsidRPr="00000000">
            <w:rPr>
              <w:color w:val="222222"/>
              <w:sz w:val="22"/>
              <w:szCs w:val="22"/>
              <w:highlight w:val="white"/>
              <w:rtl w:val="0"/>
            </w:rPr>
            <w:t xml:space="preserve"> (pp. 408-414).</w:t>
          </w:r>
          <w:sdt>
            <w:sdtPr>
              <w:tag w:val="goog_rdk_487"/>
            </w:sdtPr>
            <w:sdtContent>
              <w:ins w:author="Sylwia Wrona" w:id="128" w:date="2024-08-06T00:02:00Z">
                <w:r w:rsidDel="00000000" w:rsidR="00000000" w:rsidRPr="00000000">
                  <w:br w:type="page"/>
                </w:r>
              </w:ins>
              <w:sdt>
                <w:sdtPr>
                  <w:tag w:val="goog_rdk_488"/>
                </w:sdtPr>
                <w:sdtContent>
                  <w:ins w:author="Sylwia Wrona" w:id="128" w:date="2024-08-06T00:02:0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Sylwia Wrona" w:id="128" w:date="2024-08-06T00:02:00Z"/>
            </w:sdtContent>
          </w:sdt>
        </w:p>
      </w:sdtContent>
    </w:sdt>
    <w:sdt>
      <w:sdtPr>
        <w:tag w:val="goog_rdk_492"/>
      </w:sdtPr>
      <w:sdtContent>
        <w:p w:rsidR="00000000" w:rsidDel="00000000" w:rsidP="00000000" w:rsidRDefault="00000000" w:rsidRPr="00000000" w14:paraId="000000F2">
          <w:pPr>
            <w:pStyle w:val="Heading1"/>
            <w:rPr>
              <w:ins w:author="Sylwia Wrona" w:id="128" w:date="2024-08-06T00:02:00Z"/>
              <w:highlight w:val="white"/>
            </w:rPr>
          </w:pPr>
          <w:sdt>
            <w:sdtPr>
              <w:tag w:val="goog_rdk_490"/>
            </w:sdtPr>
            <w:sdtContent>
              <w:ins w:author="Sylwia Wrona" w:id="128" w:date="2024-08-06T00:02:00Z"/>
              <w:sdt>
                <w:sdtPr>
                  <w:tag w:val="goog_rdk_491"/>
                </w:sdtPr>
                <w:sdtContent>
                  <w:ins w:author="Sylwia Wrona" w:id="128" w:date="2024-08-06T00:02:00Z">
                    <w:r w:rsidDel="00000000" w:rsidR="00000000" w:rsidRPr="00000000">
                      <w:rPr>
                        <w:highlight w:val="white"/>
                        <w:rtl w:val="0"/>
                        <w:rPrChange w:author="Sylwia Wrona" w:id="130" w:date="2024-08-05T22:25:00Z">
                          <w:rPr>
                            <w:color w:val="222222"/>
                            <w:sz w:val="22"/>
                            <w:szCs w:val="22"/>
                            <w:highlight w:val="white"/>
                          </w:rPr>
                        </w:rPrChange>
                      </w:rPr>
                      <w:t xml:space="preserve">Załączniki</w:t>
                    </w:r>
                  </w:ins>
                </w:sdtContent>
              </w:sdt>
              <w:ins w:author="Sylwia Wrona" w:id="128" w:date="2024-08-06T00:02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94"/>
      </w:sdtPr>
      <w:sdtContent>
        <w:p w:rsidR="00000000" w:rsidDel="00000000" w:rsidP="00000000" w:rsidRDefault="00000000" w:rsidRPr="00000000" w14:paraId="000000F3">
          <w:pPr>
            <w:keepNext w:val="1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131" w:date="2024-08-05T23:49:00Z">
                <w:rPr/>
              </w:rPrChange>
            </w:rPr>
            <w:pPrChange w:author="Sylwia Wrona" w:id="0" w:date="2024-08-05T23:49:00Z">
              <w:pPr/>
            </w:pPrChange>
          </w:pPr>
          <w:sdt>
            <w:sdtPr>
              <w:tag w:val="goog_rdk_493"/>
            </w:sdtPr>
            <w:sdtContent>
              <w:ins w:author="Sylwia Wrona" w:id="128" w:date="2024-08-06T00:02:00Z">
                <w:r w:rsidDel="00000000" w:rsidR="00000000" w:rsidRPr="00000000">
                  <w:rPr>
                    <w:rtl w:val="0"/>
                  </w:rPr>
                  <w:t xml:space="preserve">Tabela 4. Różnice w wynikach między gminami w czytaniu ze zrozumieniem dla klasy czwartej</w:t>
                </w:r>
              </w:ins>
            </w:sdtContent>
          </w:sdt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5"/>
        <w:jc w:val="left"/>
        <w:tblLayout w:type="fixed"/>
        <w:tblLook w:val="0400"/>
      </w:tblPr>
      <w:tblGrid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tblGridChange w:id="0">
          <w:tblGrid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</w:tblGrid>
        </w:tblGridChange>
      </w:tblGrid>
      <w:sdt>
        <w:sdtPr>
          <w:tag w:val="goog_rdk_496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498"/>
                </w:sdtPr>
                <w:sdtContent>
                  <w:p w:rsidR="00000000" w:rsidDel="00000000" w:rsidP="00000000" w:rsidRDefault="00000000" w:rsidRPr="00000000" w14:paraId="000000F4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49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00"/>
                </w:sdtPr>
                <w:sdtContent>
                  <w:p w:rsidR="00000000" w:rsidDel="00000000" w:rsidP="00000000" w:rsidRDefault="00000000" w:rsidRPr="00000000" w14:paraId="000000F5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49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02"/>
                </w:sdtPr>
                <w:sdtContent>
                  <w:p w:rsidR="00000000" w:rsidDel="00000000" w:rsidP="00000000" w:rsidRDefault="00000000" w:rsidRPr="00000000" w14:paraId="000000F6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0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04"/>
                </w:sdtPr>
                <w:sdtContent>
                  <w:p w:rsidR="00000000" w:rsidDel="00000000" w:rsidP="00000000" w:rsidRDefault="00000000" w:rsidRPr="00000000" w14:paraId="000000F7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0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06"/>
                </w:sdtPr>
                <w:sdtContent>
                  <w:p w:rsidR="00000000" w:rsidDel="00000000" w:rsidP="00000000" w:rsidRDefault="00000000" w:rsidRPr="00000000" w14:paraId="000000F8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0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08"/>
                </w:sdtPr>
                <w:sdtContent>
                  <w:p w:rsidR="00000000" w:rsidDel="00000000" w:rsidP="00000000" w:rsidRDefault="00000000" w:rsidRPr="00000000" w14:paraId="000000F9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0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10"/>
                </w:sdtPr>
                <w:sdtContent>
                  <w:p w:rsidR="00000000" w:rsidDel="00000000" w:rsidP="00000000" w:rsidRDefault="00000000" w:rsidRPr="00000000" w14:paraId="000000FA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0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12"/>
                </w:sdtPr>
                <w:sdtContent>
                  <w:p w:rsidR="00000000" w:rsidDel="00000000" w:rsidP="00000000" w:rsidRDefault="00000000" w:rsidRPr="00000000" w14:paraId="000000FB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1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14"/>
                </w:sdtPr>
                <w:sdtContent>
                  <w:p w:rsidR="00000000" w:rsidDel="00000000" w:rsidP="00000000" w:rsidRDefault="00000000" w:rsidRPr="00000000" w14:paraId="000000FC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1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16"/>
                </w:sdtPr>
                <w:sdtContent>
                  <w:p w:rsidR="00000000" w:rsidDel="00000000" w:rsidP="00000000" w:rsidRDefault="00000000" w:rsidRPr="00000000" w14:paraId="000000FD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1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Zdunska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517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519"/>
                </w:sdtPr>
                <w:sdtContent>
                  <w:p w:rsidR="00000000" w:rsidDel="00000000" w:rsidP="00000000" w:rsidRDefault="00000000" w:rsidRPr="00000000" w14:paraId="000000FE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1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21"/>
                </w:sdtPr>
                <w:sdtContent>
                  <w:p w:rsidR="00000000" w:rsidDel="00000000" w:rsidP="00000000" w:rsidRDefault="00000000" w:rsidRPr="00000000" w14:paraId="000000FF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2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23"/>
                </w:sdtPr>
                <w:sdtContent>
                  <w:p w:rsidR="00000000" w:rsidDel="00000000" w:rsidP="00000000" w:rsidRDefault="00000000" w:rsidRPr="00000000" w14:paraId="00000100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2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25"/>
                </w:sdtPr>
                <w:sdtContent>
                  <w:p w:rsidR="00000000" w:rsidDel="00000000" w:rsidP="00000000" w:rsidRDefault="00000000" w:rsidRPr="00000000" w14:paraId="00000101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2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27"/>
                </w:sdtPr>
                <w:sdtContent>
                  <w:p w:rsidR="00000000" w:rsidDel="00000000" w:rsidP="00000000" w:rsidRDefault="00000000" w:rsidRPr="00000000" w14:paraId="00000102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2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29"/>
                </w:sdtPr>
                <w:sdtContent>
                  <w:p w:rsidR="00000000" w:rsidDel="00000000" w:rsidP="00000000" w:rsidRDefault="00000000" w:rsidRPr="00000000" w14:paraId="00000103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2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31"/>
                </w:sdtPr>
                <w:sdtContent>
                  <w:p w:rsidR="00000000" w:rsidDel="00000000" w:rsidP="00000000" w:rsidRDefault="00000000" w:rsidRPr="00000000" w14:paraId="00000104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3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33"/>
                </w:sdtPr>
                <w:sdtContent>
                  <w:p w:rsidR="00000000" w:rsidDel="00000000" w:rsidP="00000000" w:rsidRDefault="00000000" w:rsidRPr="00000000" w14:paraId="00000105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3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35"/>
                </w:sdtPr>
                <w:sdtContent>
                  <w:p w:rsidR="00000000" w:rsidDel="00000000" w:rsidP="00000000" w:rsidRDefault="00000000" w:rsidRPr="00000000" w14:paraId="00000106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3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center"/>
              </w:tcPr>
              <w:sdt>
                <w:sdtPr>
                  <w:tag w:val="goog_rdk_537"/>
                </w:sdtPr>
                <w:sdtContent>
                  <w:p w:rsidR="00000000" w:rsidDel="00000000" w:rsidP="00000000" w:rsidRDefault="00000000" w:rsidRPr="00000000" w14:paraId="00000107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3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538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540"/>
                </w:sdtPr>
                <w:sdtContent>
                  <w:p w:rsidR="00000000" w:rsidDel="00000000" w:rsidP="00000000" w:rsidRDefault="00000000" w:rsidRPr="00000000" w14:paraId="00000108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3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42"/>
                </w:sdtPr>
                <w:sdtContent>
                  <w:p w:rsidR="00000000" w:rsidDel="00000000" w:rsidP="00000000" w:rsidRDefault="00000000" w:rsidRPr="00000000" w14:paraId="00000109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4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44"/>
                </w:sdtPr>
                <w:sdtContent>
                  <w:p w:rsidR="00000000" w:rsidDel="00000000" w:rsidP="00000000" w:rsidRDefault="00000000" w:rsidRPr="00000000" w14:paraId="0000010A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4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46"/>
                </w:sdtPr>
                <w:sdtContent>
                  <w:p w:rsidR="00000000" w:rsidDel="00000000" w:rsidP="00000000" w:rsidRDefault="00000000" w:rsidRPr="00000000" w14:paraId="0000010B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4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48"/>
                </w:sdtPr>
                <w:sdtContent>
                  <w:p w:rsidR="00000000" w:rsidDel="00000000" w:rsidP="00000000" w:rsidRDefault="00000000" w:rsidRPr="00000000" w14:paraId="0000010C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4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50"/>
                </w:sdtPr>
                <w:sdtContent>
                  <w:p w:rsidR="00000000" w:rsidDel="00000000" w:rsidP="00000000" w:rsidRDefault="00000000" w:rsidRPr="00000000" w14:paraId="0000010D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4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52"/>
                </w:sdtPr>
                <w:sdtContent>
                  <w:p w:rsidR="00000000" w:rsidDel="00000000" w:rsidP="00000000" w:rsidRDefault="00000000" w:rsidRPr="00000000" w14:paraId="0000010E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5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54"/>
                </w:sdtPr>
                <w:sdtContent>
                  <w:p w:rsidR="00000000" w:rsidDel="00000000" w:rsidP="00000000" w:rsidRDefault="00000000" w:rsidRPr="00000000" w14:paraId="0000010F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5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56"/>
                </w:sdtPr>
                <w:sdtContent>
                  <w:p w:rsidR="00000000" w:rsidDel="00000000" w:rsidP="00000000" w:rsidRDefault="00000000" w:rsidRPr="00000000" w14:paraId="00000110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5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58"/>
                </w:sdtPr>
                <w:sdtContent>
                  <w:p w:rsidR="00000000" w:rsidDel="00000000" w:rsidP="00000000" w:rsidRDefault="00000000" w:rsidRPr="00000000" w14:paraId="00000111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5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559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561"/>
                </w:sdtPr>
                <w:sdtContent>
                  <w:p w:rsidR="00000000" w:rsidDel="00000000" w:rsidP="00000000" w:rsidRDefault="00000000" w:rsidRPr="00000000" w14:paraId="00000112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6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63"/>
                </w:sdtPr>
                <w:sdtContent>
                  <w:p w:rsidR="00000000" w:rsidDel="00000000" w:rsidP="00000000" w:rsidRDefault="00000000" w:rsidRPr="00000000" w14:paraId="00000113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6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65"/>
                </w:sdtPr>
                <w:sdtContent>
                  <w:p w:rsidR="00000000" w:rsidDel="00000000" w:rsidP="00000000" w:rsidRDefault="00000000" w:rsidRPr="00000000" w14:paraId="00000114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6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67"/>
                </w:sdtPr>
                <w:sdtContent>
                  <w:p w:rsidR="00000000" w:rsidDel="00000000" w:rsidP="00000000" w:rsidRDefault="00000000" w:rsidRPr="00000000" w14:paraId="00000115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6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69"/>
                </w:sdtPr>
                <w:sdtContent>
                  <w:p w:rsidR="00000000" w:rsidDel="00000000" w:rsidP="00000000" w:rsidRDefault="00000000" w:rsidRPr="00000000" w14:paraId="00000116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6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71"/>
                </w:sdtPr>
                <w:sdtContent>
                  <w:p w:rsidR="00000000" w:rsidDel="00000000" w:rsidP="00000000" w:rsidRDefault="00000000" w:rsidRPr="00000000" w14:paraId="00000117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7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73"/>
                </w:sdtPr>
                <w:sdtContent>
                  <w:p w:rsidR="00000000" w:rsidDel="00000000" w:rsidP="00000000" w:rsidRDefault="00000000" w:rsidRPr="00000000" w14:paraId="00000118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7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75"/>
                </w:sdtPr>
                <w:sdtContent>
                  <w:p w:rsidR="00000000" w:rsidDel="00000000" w:rsidP="00000000" w:rsidRDefault="00000000" w:rsidRPr="00000000" w14:paraId="00000119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7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77"/>
                </w:sdtPr>
                <w:sdtContent>
                  <w:p w:rsidR="00000000" w:rsidDel="00000000" w:rsidP="00000000" w:rsidRDefault="00000000" w:rsidRPr="00000000" w14:paraId="0000011A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7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center"/>
              </w:tcPr>
              <w:sdt>
                <w:sdtPr>
                  <w:tag w:val="goog_rdk_579"/>
                </w:sdtPr>
                <w:sdtContent>
                  <w:p w:rsidR="00000000" w:rsidDel="00000000" w:rsidP="00000000" w:rsidRDefault="00000000" w:rsidRPr="00000000" w14:paraId="0000011B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7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580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582"/>
                </w:sdtPr>
                <w:sdtContent>
                  <w:p w:rsidR="00000000" w:rsidDel="00000000" w:rsidP="00000000" w:rsidRDefault="00000000" w:rsidRPr="00000000" w14:paraId="0000011C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8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84"/>
                </w:sdtPr>
                <w:sdtContent>
                  <w:p w:rsidR="00000000" w:rsidDel="00000000" w:rsidP="00000000" w:rsidRDefault="00000000" w:rsidRPr="00000000" w14:paraId="0000011D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8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86"/>
                </w:sdtPr>
                <w:sdtContent>
                  <w:p w:rsidR="00000000" w:rsidDel="00000000" w:rsidP="00000000" w:rsidRDefault="00000000" w:rsidRPr="00000000" w14:paraId="0000011E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8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88"/>
                </w:sdtPr>
                <w:sdtContent>
                  <w:p w:rsidR="00000000" w:rsidDel="00000000" w:rsidP="00000000" w:rsidRDefault="00000000" w:rsidRPr="00000000" w14:paraId="0000011F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8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590"/>
                </w:sdtPr>
                <w:sdtContent>
                  <w:p w:rsidR="00000000" w:rsidDel="00000000" w:rsidP="00000000" w:rsidRDefault="00000000" w:rsidRPr="00000000" w14:paraId="00000120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8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1f0c8" w:val="clear"/>
                <w:vAlign w:val="center"/>
              </w:tcPr>
              <w:sdt>
                <w:sdtPr>
                  <w:tag w:val="goog_rdk_592"/>
                </w:sdtPr>
                <w:sdtContent>
                  <w:p w:rsidR="00000000" w:rsidDel="00000000" w:rsidP="00000000" w:rsidRDefault="00000000" w:rsidRPr="00000000" w14:paraId="00000121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9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94"/>
                </w:sdtPr>
                <w:sdtContent>
                  <w:p w:rsidR="00000000" w:rsidDel="00000000" w:rsidP="00000000" w:rsidRDefault="00000000" w:rsidRPr="00000000" w14:paraId="00000122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9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96"/>
                </w:sdtPr>
                <w:sdtContent>
                  <w:p w:rsidR="00000000" w:rsidDel="00000000" w:rsidP="00000000" w:rsidRDefault="00000000" w:rsidRPr="00000000" w14:paraId="00000123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9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598"/>
                </w:sdtPr>
                <w:sdtContent>
                  <w:p w:rsidR="00000000" w:rsidDel="00000000" w:rsidP="00000000" w:rsidRDefault="00000000" w:rsidRPr="00000000" w14:paraId="00000124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9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center"/>
              </w:tcPr>
              <w:sdt>
                <w:sdtPr>
                  <w:tag w:val="goog_rdk_600"/>
                </w:sdtPr>
                <w:sdtContent>
                  <w:p w:rsidR="00000000" w:rsidDel="00000000" w:rsidP="00000000" w:rsidRDefault="00000000" w:rsidRPr="00000000" w14:paraId="00000125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59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601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603"/>
                </w:sdtPr>
                <w:sdtContent>
                  <w:p w:rsidR="00000000" w:rsidDel="00000000" w:rsidP="00000000" w:rsidRDefault="00000000" w:rsidRPr="00000000" w14:paraId="00000126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0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05"/>
                </w:sdtPr>
                <w:sdtContent>
                  <w:p w:rsidR="00000000" w:rsidDel="00000000" w:rsidP="00000000" w:rsidRDefault="00000000" w:rsidRPr="00000000" w14:paraId="00000127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0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07"/>
                </w:sdtPr>
                <w:sdtContent>
                  <w:p w:rsidR="00000000" w:rsidDel="00000000" w:rsidP="00000000" w:rsidRDefault="00000000" w:rsidRPr="00000000" w14:paraId="00000128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0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09"/>
                </w:sdtPr>
                <w:sdtContent>
                  <w:p w:rsidR="00000000" w:rsidDel="00000000" w:rsidP="00000000" w:rsidRDefault="00000000" w:rsidRPr="00000000" w14:paraId="00000129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0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11"/>
                </w:sdtPr>
                <w:sdtContent>
                  <w:p w:rsidR="00000000" w:rsidDel="00000000" w:rsidP="00000000" w:rsidRDefault="00000000" w:rsidRPr="00000000" w14:paraId="0000012A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1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13"/>
                </w:sdtPr>
                <w:sdtContent>
                  <w:p w:rsidR="00000000" w:rsidDel="00000000" w:rsidP="00000000" w:rsidRDefault="00000000" w:rsidRPr="00000000" w14:paraId="0000012B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1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615"/>
                </w:sdtPr>
                <w:sdtContent>
                  <w:p w:rsidR="00000000" w:rsidDel="00000000" w:rsidP="00000000" w:rsidRDefault="00000000" w:rsidRPr="00000000" w14:paraId="0000012C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1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617"/>
                </w:sdtPr>
                <w:sdtContent>
                  <w:p w:rsidR="00000000" w:rsidDel="00000000" w:rsidP="00000000" w:rsidRDefault="00000000" w:rsidRPr="00000000" w14:paraId="0000012D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1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619"/>
                </w:sdtPr>
                <w:sdtContent>
                  <w:p w:rsidR="00000000" w:rsidDel="00000000" w:rsidP="00000000" w:rsidRDefault="00000000" w:rsidRPr="00000000" w14:paraId="0000012E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1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center"/>
              </w:tcPr>
              <w:sdt>
                <w:sdtPr>
                  <w:tag w:val="goog_rdk_621"/>
                </w:sdtPr>
                <w:sdtContent>
                  <w:p w:rsidR="00000000" w:rsidDel="00000000" w:rsidP="00000000" w:rsidRDefault="00000000" w:rsidRPr="00000000" w14:paraId="0000012F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2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622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624"/>
                </w:sdtPr>
                <w:sdtContent>
                  <w:p w:rsidR="00000000" w:rsidDel="00000000" w:rsidP="00000000" w:rsidRDefault="00000000" w:rsidRPr="00000000" w14:paraId="00000130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2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26"/>
                </w:sdtPr>
                <w:sdtContent>
                  <w:p w:rsidR="00000000" w:rsidDel="00000000" w:rsidP="00000000" w:rsidRDefault="00000000" w:rsidRPr="00000000" w14:paraId="00000131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2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28"/>
                </w:sdtPr>
                <w:sdtContent>
                  <w:p w:rsidR="00000000" w:rsidDel="00000000" w:rsidP="00000000" w:rsidRDefault="00000000" w:rsidRPr="00000000" w14:paraId="00000132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2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30"/>
                </w:sdtPr>
                <w:sdtContent>
                  <w:p w:rsidR="00000000" w:rsidDel="00000000" w:rsidP="00000000" w:rsidRDefault="00000000" w:rsidRPr="00000000" w14:paraId="00000133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2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32"/>
                </w:sdtPr>
                <w:sdtContent>
                  <w:p w:rsidR="00000000" w:rsidDel="00000000" w:rsidP="00000000" w:rsidRDefault="00000000" w:rsidRPr="00000000" w14:paraId="00000134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3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34"/>
                </w:sdtPr>
                <w:sdtContent>
                  <w:p w:rsidR="00000000" w:rsidDel="00000000" w:rsidP="00000000" w:rsidRDefault="00000000" w:rsidRPr="00000000" w14:paraId="00000135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3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36"/>
                </w:sdtPr>
                <w:sdtContent>
                  <w:p w:rsidR="00000000" w:rsidDel="00000000" w:rsidP="00000000" w:rsidRDefault="00000000" w:rsidRPr="00000000" w14:paraId="00000136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3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638"/>
                </w:sdtPr>
                <w:sdtContent>
                  <w:p w:rsidR="00000000" w:rsidDel="00000000" w:rsidP="00000000" w:rsidRDefault="00000000" w:rsidRPr="00000000" w14:paraId="00000137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3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640"/>
                </w:sdtPr>
                <w:sdtContent>
                  <w:p w:rsidR="00000000" w:rsidDel="00000000" w:rsidP="00000000" w:rsidRDefault="00000000" w:rsidRPr="00000000" w14:paraId="00000138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3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center"/>
              </w:tcPr>
              <w:sdt>
                <w:sdtPr>
                  <w:tag w:val="goog_rdk_642"/>
                </w:sdtPr>
                <w:sdtContent>
                  <w:p w:rsidR="00000000" w:rsidDel="00000000" w:rsidP="00000000" w:rsidRDefault="00000000" w:rsidRPr="00000000" w14:paraId="00000139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4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643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645"/>
                </w:sdtPr>
                <w:sdtContent>
                  <w:p w:rsidR="00000000" w:rsidDel="00000000" w:rsidP="00000000" w:rsidRDefault="00000000" w:rsidRPr="00000000" w14:paraId="0000013A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4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47"/>
                </w:sdtPr>
                <w:sdtContent>
                  <w:p w:rsidR="00000000" w:rsidDel="00000000" w:rsidP="00000000" w:rsidRDefault="00000000" w:rsidRPr="00000000" w14:paraId="0000013B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4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49"/>
                </w:sdtPr>
                <w:sdtContent>
                  <w:p w:rsidR="00000000" w:rsidDel="00000000" w:rsidP="00000000" w:rsidRDefault="00000000" w:rsidRPr="00000000" w14:paraId="0000013C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4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51"/>
                </w:sdtPr>
                <w:sdtContent>
                  <w:p w:rsidR="00000000" w:rsidDel="00000000" w:rsidP="00000000" w:rsidRDefault="00000000" w:rsidRPr="00000000" w14:paraId="0000013D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5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53"/>
                </w:sdtPr>
                <w:sdtContent>
                  <w:p w:rsidR="00000000" w:rsidDel="00000000" w:rsidP="00000000" w:rsidRDefault="00000000" w:rsidRPr="00000000" w14:paraId="0000013E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5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55"/>
                </w:sdtPr>
                <w:sdtContent>
                  <w:p w:rsidR="00000000" w:rsidDel="00000000" w:rsidP="00000000" w:rsidRDefault="00000000" w:rsidRPr="00000000" w14:paraId="0000013F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5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57"/>
                </w:sdtPr>
                <w:sdtContent>
                  <w:p w:rsidR="00000000" w:rsidDel="00000000" w:rsidP="00000000" w:rsidRDefault="00000000" w:rsidRPr="00000000" w14:paraId="00000140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5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59"/>
                </w:sdtPr>
                <w:sdtContent>
                  <w:p w:rsidR="00000000" w:rsidDel="00000000" w:rsidP="00000000" w:rsidRDefault="00000000" w:rsidRPr="00000000" w14:paraId="00000141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5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661"/>
                </w:sdtPr>
                <w:sdtContent>
                  <w:p w:rsidR="00000000" w:rsidDel="00000000" w:rsidP="00000000" w:rsidRDefault="00000000" w:rsidRPr="00000000" w14:paraId="00000142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6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663"/>
                </w:sdtPr>
                <w:sdtContent>
                  <w:p w:rsidR="00000000" w:rsidDel="00000000" w:rsidP="00000000" w:rsidRDefault="00000000" w:rsidRPr="00000000" w14:paraId="00000143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6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664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666"/>
                </w:sdtPr>
                <w:sdtContent>
                  <w:p w:rsidR="00000000" w:rsidDel="00000000" w:rsidP="00000000" w:rsidRDefault="00000000" w:rsidRPr="00000000" w14:paraId="00000144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6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68"/>
                </w:sdtPr>
                <w:sdtContent>
                  <w:p w:rsidR="00000000" w:rsidDel="00000000" w:rsidP="00000000" w:rsidRDefault="00000000" w:rsidRPr="00000000" w14:paraId="00000145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6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70"/>
                </w:sdtPr>
                <w:sdtContent>
                  <w:p w:rsidR="00000000" w:rsidDel="00000000" w:rsidP="00000000" w:rsidRDefault="00000000" w:rsidRPr="00000000" w14:paraId="00000146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6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72"/>
                </w:sdtPr>
                <w:sdtContent>
                  <w:p w:rsidR="00000000" w:rsidDel="00000000" w:rsidP="00000000" w:rsidRDefault="00000000" w:rsidRPr="00000000" w14:paraId="00000147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7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74"/>
                </w:sdtPr>
                <w:sdtContent>
                  <w:p w:rsidR="00000000" w:rsidDel="00000000" w:rsidP="00000000" w:rsidRDefault="00000000" w:rsidRPr="00000000" w14:paraId="00000148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7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76"/>
                </w:sdtPr>
                <w:sdtContent>
                  <w:p w:rsidR="00000000" w:rsidDel="00000000" w:rsidP="00000000" w:rsidRDefault="00000000" w:rsidRPr="00000000" w14:paraId="00000149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75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78"/>
                </w:sdtPr>
                <w:sdtContent>
                  <w:p w:rsidR="00000000" w:rsidDel="00000000" w:rsidP="00000000" w:rsidRDefault="00000000" w:rsidRPr="00000000" w14:paraId="0000014A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77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80"/>
                </w:sdtPr>
                <w:sdtContent>
                  <w:p w:rsidR="00000000" w:rsidDel="00000000" w:rsidP="00000000" w:rsidRDefault="00000000" w:rsidRPr="00000000" w14:paraId="0000014B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79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82"/>
                </w:sdtPr>
                <w:sdtContent>
                  <w:p w:rsidR="00000000" w:rsidDel="00000000" w:rsidP="00000000" w:rsidRDefault="00000000" w:rsidRPr="00000000" w14:paraId="0000014C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81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center"/>
              </w:tcPr>
              <w:sdt>
                <w:sdtPr>
                  <w:tag w:val="goog_rdk_684"/>
                </w:sdtPr>
                <w:sdtContent>
                  <w:p w:rsidR="00000000" w:rsidDel="00000000" w:rsidP="00000000" w:rsidRDefault="00000000" w:rsidRPr="00000000" w14:paraId="0000014D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83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685"/>
        </w:sdtPr>
        <w:sdtContent>
          <w:tr>
            <w:trPr>
              <w:cantSplit w:val="0"/>
              <w:trHeight w:val="291" w:hRule="atLeast"/>
              <w:tblHeader w:val="0"/>
              <w:ins w:author="Sylwia Wrona" w:id="132" w:date="2024-08-05T23:49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687"/>
                </w:sdtPr>
                <w:sdtContent>
                  <w:p w:rsidR="00000000" w:rsidDel="00000000" w:rsidP="00000000" w:rsidRDefault="00000000" w:rsidRPr="00000000" w14:paraId="0000014E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8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Zduńska Wola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89"/>
                </w:sdtPr>
                <w:sdtContent>
                  <w:p w:rsidR="00000000" w:rsidDel="00000000" w:rsidP="00000000" w:rsidRDefault="00000000" w:rsidRPr="00000000" w14:paraId="0000014F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8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91"/>
                </w:sdtPr>
                <w:sdtContent>
                  <w:p w:rsidR="00000000" w:rsidDel="00000000" w:rsidP="00000000" w:rsidRDefault="00000000" w:rsidRPr="00000000" w14:paraId="00000150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9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93"/>
                </w:sdtPr>
                <w:sdtContent>
                  <w:p w:rsidR="00000000" w:rsidDel="00000000" w:rsidP="00000000" w:rsidRDefault="00000000" w:rsidRPr="00000000" w14:paraId="00000151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9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95"/>
                </w:sdtPr>
                <w:sdtContent>
                  <w:p w:rsidR="00000000" w:rsidDel="00000000" w:rsidP="00000000" w:rsidRDefault="00000000" w:rsidRPr="00000000" w14:paraId="00000152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9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97"/>
                </w:sdtPr>
                <w:sdtContent>
                  <w:p w:rsidR="00000000" w:rsidDel="00000000" w:rsidP="00000000" w:rsidRDefault="00000000" w:rsidRPr="00000000" w14:paraId="00000153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96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699"/>
                </w:sdtPr>
                <w:sdtContent>
                  <w:p w:rsidR="00000000" w:rsidDel="00000000" w:rsidP="00000000" w:rsidRDefault="00000000" w:rsidRPr="00000000" w14:paraId="00000154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698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701"/>
                </w:sdtPr>
                <w:sdtContent>
                  <w:p w:rsidR="00000000" w:rsidDel="00000000" w:rsidP="00000000" w:rsidRDefault="00000000" w:rsidRPr="00000000" w14:paraId="00000155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700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703"/>
                </w:sdtPr>
                <w:sdtContent>
                  <w:p w:rsidR="00000000" w:rsidDel="00000000" w:rsidP="00000000" w:rsidRDefault="00000000" w:rsidRPr="00000000" w14:paraId="00000156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702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705"/>
                </w:sdtPr>
                <w:sdtContent>
                  <w:p w:rsidR="00000000" w:rsidDel="00000000" w:rsidP="00000000" w:rsidRDefault="00000000" w:rsidRPr="00000000" w14:paraId="00000157">
                    <w:pPr>
                      <w:spacing w:after="0" w:line="240" w:lineRule="auto"/>
                      <w:rPr>
                        <w:ins w:author="Sylwia Wrona" w:id="132" w:date="2024-08-05T23:49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704"/>
                      </w:sdtPr>
                      <w:sdtContent>
                        <w:ins w:author="Sylwia Wrona" w:id="132" w:date="2024-08-05T23:49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</w:tbl>
    <w:sdt>
      <w:sdtPr>
        <w:tag w:val="goog_rdk_709"/>
      </w:sdtPr>
      <w:sdtContent>
        <w:p w:rsidR="00000000" w:rsidDel="00000000" w:rsidP="00000000" w:rsidRDefault="00000000" w:rsidRPr="00000000" w14:paraId="00000158">
          <w:pPr>
            <w:rPr>
              <w:ins w:author="Sylwia Wrona" w:id="133" w:date="2024-08-05T23:41:00Z"/>
              <w:rPrChange w:author="Sylwia Wrona" w:id="135" w:date="2024-08-05T23:43:00Z">
                <w:rPr>
                  <w:highlight w:val="white"/>
                </w:rPr>
              </w:rPrChange>
            </w:rPr>
            <w:pPrChange w:author="Sylwia Wrona" w:id="0" w:date="2024-08-05T23:43:00Z">
              <w:pPr>
                <w:pStyle w:val="Heading1"/>
              </w:pPr>
            </w:pPrChange>
          </w:pPr>
          <w:sdt>
            <w:sdtPr>
              <w:tag w:val="goog_rdk_707"/>
            </w:sdtPr>
            <w:sdtContent>
              <w:ins w:author="Sylwia Wrona" w:id="133" w:date="2024-08-05T23:41:00Z"/>
              <w:sdt>
                <w:sdtPr>
                  <w:tag w:val="goog_rdk_708"/>
                </w:sdtPr>
                <w:sdtContent>
                  <w:ins w:author="Sylwia Wrona" w:id="133" w:date="2024-08-05T23:41:0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Sylwia Wrona" w:id="133" w:date="2024-08-05T23:41:00Z"/>
            </w:sdtContent>
          </w:sdt>
        </w:p>
      </w:sdtContent>
    </w:sdt>
    <w:sdt>
      <w:sdtPr>
        <w:tag w:val="goog_rdk_711"/>
      </w:sdtPr>
      <w:sdtContent>
        <w:p w:rsidR="00000000" w:rsidDel="00000000" w:rsidP="00000000" w:rsidRDefault="00000000" w:rsidRPr="00000000" w14:paraId="00000159">
          <w:pPr>
            <w:keepNext w:val="1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136" w:date="2024-08-05T23:43:00Z">
                <w:rPr/>
              </w:rPrChange>
            </w:rPr>
            <w:pPrChange w:author="Sylwia Wrona" w:id="0" w:date="2024-08-05T23:43:00Z">
              <w:pPr/>
            </w:pPrChange>
          </w:pPr>
          <w:sdt>
            <w:sdtPr>
              <w:tag w:val="goog_rdk_710"/>
            </w:sdtPr>
            <w:sdtContent>
              <w:ins w:author="Sylwia Wrona" w:id="133" w:date="2024-08-05T23:41:00Z">
                <w:r w:rsidDel="00000000" w:rsidR="00000000" w:rsidRPr="00000000">
                  <w:rPr>
                    <w:rtl w:val="0"/>
                  </w:rPr>
                  <w:t xml:space="preserve">Tabela 5. Różnice w wynikach między gminami w czytaniu ze zrozumieniem dla klasy piątej</w:t>
                </w:r>
              </w:ins>
            </w:sdtContent>
          </w:sdt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6"/>
        <w:jc w:val="left"/>
        <w:tblLayout w:type="fixed"/>
        <w:tblLook w:val="0400"/>
      </w:tblPr>
      <w:tblGrid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tblGridChange w:id="0">
          <w:tblGrid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</w:tblGrid>
        </w:tblGridChange>
      </w:tblGrid>
      <w:sdt>
        <w:sdtPr>
          <w:tag w:val="goog_rdk_713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15"/>
                </w:sdtPr>
                <w:sdtContent>
                  <w:p w:rsidR="00000000" w:rsidDel="00000000" w:rsidP="00000000" w:rsidRDefault="00000000" w:rsidRPr="00000000" w14:paraId="0000015A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1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17"/>
                </w:sdtPr>
                <w:sdtContent>
                  <w:p w:rsidR="00000000" w:rsidDel="00000000" w:rsidP="00000000" w:rsidRDefault="00000000" w:rsidRPr="00000000" w14:paraId="0000015B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1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19"/>
                </w:sdtPr>
                <w:sdtContent>
                  <w:p w:rsidR="00000000" w:rsidDel="00000000" w:rsidP="00000000" w:rsidRDefault="00000000" w:rsidRPr="00000000" w14:paraId="0000015C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1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21"/>
                </w:sdtPr>
                <w:sdtContent>
                  <w:p w:rsidR="00000000" w:rsidDel="00000000" w:rsidP="00000000" w:rsidRDefault="00000000" w:rsidRPr="00000000" w14:paraId="0000015D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2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23"/>
                </w:sdtPr>
                <w:sdtContent>
                  <w:p w:rsidR="00000000" w:rsidDel="00000000" w:rsidP="00000000" w:rsidRDefault="00000000" w:rsidRPr="00000000" w14:paraId="0000015E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2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25"/>
                </w:sdtPr>
                <w:sdtContent>
                  <w:p w:rsidR="00000000" w:rsidDel="00000000" w:rsidP="00000000" w:rsidRDefault="00000000" w:rsidRPr="00000000" w14:paraId="0000015F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2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27"/>
                </w:sdtPr>
                <w:sdtContent>
                  <w:p w:rsidR="00000000" w:rsidDel="00000000" w:rsidP="00000000" w:rsidRDefault="00000000" w:rsidRPr="00000000" w14:paraId="00000160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2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29"/>
                </w:sdtPr>
                <w:sdtContent>
                  <w:p w:rsidR="00000000" w:rsidDel="00000000" w:rsidP="00000000" w:rsidRDefault="00000000" w:rsidRPr="00000000" w14:paraId="00000161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2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31"/>
                </w:sdtPr>
                <w:sdtContent>
                  <w:p w:rsidR="00000000" w:rsidDel="00000000" w:rsidP="00000000" w:rsidRDefault="00000000" w:rsidRPr="00000000" w14:paraId="00000162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3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Zdunska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33"/>
                </w:sdtPr>
                <w:sdtContent>
                  <w:p w:rsidR="00000000" w:rsidDel="00000000" w:rsidP="00000000" w:rsidRDefault="00000000" w:rsidRPr="00000000" w14:paraId="00000163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3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734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36"/>
                </w:sdtPr>
                <w:sdtContent>
                  <w:p w:rsidR="00000000" w:rsidDel="00000000" w:rsidP="00000000" w:rsidRDefault="00000000" w:rsidRPr="00000000" w14:paraId="00000164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3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738"/>
                </w:sdtPr>
                <w:sdtContent>
                  <w:p w:rsidR="00000000" w:rsidDel="00000000" w:rsidP="00000000" w:rsidRDefault="00000000" w:rsidRPr="00000000" w14:paraId="00000165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3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40"/>
                </w:sdtPr>
                <w:sdtContent>
                  <w:p w:rsidR="00000000" w:rsidDel="00000000" w:rsidP="00000000" w:rsidRDefault="00000000" w:rsidRPr="00000000" w14:paraId="00000166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3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42"/>
                </w:sdtPr>
                <w:sdtContent>
                  <w:p w:rsidR="00000000" w:rsidDel="00000000" w:rsidP="00000000" w:rsidRDefault="00000000" w:rsidRPr="00000000" w14:paraId="00000167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4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44"/>
                </w:sdtPr>
                <w:sdtContent>
                  <w:p w:rsidR="00000000" w:rsidDel="00000000" w:rsidP="00000000" w:rsidRDefault="00000000" w:rsidRPr="00000000" w14:paraId="00000168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4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746"/>
                </w:sdtPr>
                <w:sdtContent>
                  <w:p w:rsidR="00000000" w:rsidDel="00000000" w:rsidP="00000000" w:rsidRDefault="00000000" w:rsidRPr="00000000" w14:paraId="00000169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4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48"/>
                </w:sdtPr>
                <w:sdtContent>
                  <w:p w:rsidR="00000000" w:rsidDel="00000000" w:rsidP="00000000" w:rsidRDefault="00000000" w:rsidRPr="00000000" w14:paraId="0000016A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4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750"/>
                </w:sdtPr>
                <w:sdtContent>
                  <w:p w:rsidR="00000000" w:rsidDel="00000000" w:rsidP="00000000" w:rsidRDefault="00000000" w:rsidRPr="00000000" w14:paraId="0000016B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4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52"/>
                </w:sdtPr>
                <w:sdtContent>
                  <w:p w:rsidR="00000000" w:rsidDel="00000000" w:rsidP="00000000" w:rsidRDefault="00000000" w:rsidRPr="00000000" w14:paraId="0000016C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5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54"/>
                </w:sdtPr>
                <w:sdtContent>
                  <w:p w:rsidR="00000000" w:rsidDel="00000000" w:rsidP="00000000" w:rsidRDefault="00000000" w:rsidRPr="00000000" w14:paraId="0000016D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5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755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57"/>
                </w:sdtPr>
                <w:sdtContent>
                  <w:p w:rsidR="00000000" w:rsidDel="00000000" w:rsidP="00000000" w:rsidRDefault="00000000" w:rsidRPr="00000000" w14:paraId="0000016E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5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759"/>
                </w:sdtPr>
                <w:sdtContent>
                  <w:p w:rsidR="00000000" w:rsidDel="00000000" w:rsidP="00000000" w:rsidRDefault="00000000" w:rsidRPr="00000000" w14:paraId="0000016F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5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61"/>
                </w:sdtPr>
                <w:sdtContent>
                  <w:p w:rsidR="00000000" w:rsidDel="00000000" w:rsidP="00000000" w:rsidRDefault="00000000" w:rsidRPr="00000000" w14:paraId="00000170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6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63"/>
                </w:sdtPr>
                <w:sdtContent>
                  <w:p w:rsidR="00000000" w:rsidDel="00000000" w:rsidP="00000000" w:rsidRDefault="00000000" w:rsidRPr="00000000" w14:paraId="00000171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6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65"/>
                </w:sdtPr>
                <w:sdtContent>
                  <w:p w:rsidR="00000000" w:rsidDel="00000000" w:rsidP="00000000" w:rsidRDefault="00000000" w:rsidRPr="00000000" w14:paraId="00000172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6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1f0c8" w:val="clear"/>
                <w:vAlign w:val="bottom"/>
              </w:tcPr>
              <w:sdt>
                <w:sdtPr>
                  <w:tag w:val="goog_rdk_767"/>
                </w:sdtPr>
                <w:sdtContent>
                  <w:p w:rsidR="00000000" w:rsidDel="00000000" w:rsidP="00000000" w:rsidRDefault="00000000" w:rsidRPr="00000000" w14:paraId="00000173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6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69"/>
                </w:sdtPr>
                <w:sdtContent>
                  <w:p w:rsidR="00000000" w:rsidDel="00000000" w:rsidP="00000000" w:rsidRDefault="00000000" w:rsidRPr="00000000" w14:paraId="00000174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6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771"/>
                </w:sdtPr>
                <w:sdtContent>
                  <w:p w:rsidR="00000000" w:rsidDel="00000000" w:rsidP="00000000" w:rsidRDefault="00000000" w:rsidRPr="00000000" w14:paraId="00000175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7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73"/>
                </w:sdtPr>
                <w:sdtContent>
                  <w:p w:rsidR="00000000" w:rsidDel="00000000" w:rsidP="00000000" w:rsidRDefault="00000000" w:rsidRPr="00000000" w14:paraId="00000176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7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75"/>
                </w:sdtPr>
                <w:sdtContent>
                  <w:p w:rsidR="00000000" w:rsidDel="00000000" w:rsidP="00000000" w:rsidRDefault="00000000" w:rsidRPr="00000000" w14:paraId="00000177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7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776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78"/>
                </w:sdtPr>
                <w:sdtContent>
                  <w:p w:rsidR="00000000" w:rsidDel="00000000" w:rsidP="00000000" w:rsidRDefault="00000000" w:rsidRPr="00000000" w14:paraId="00000178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7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780"/>
                </w:sdtPr>
                <w:sdtContent>
                  <w:p w:rsidR="00000000" w:rsidDel="00000000" w:rsidP="00000000" w:rsidRDefault="00000000" w:rsidRPr="00000000" w14:paraId="00000179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7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782"/>
                </w:sdtPr>
                <w:sdtContent>
                  <w:p w:rsidR="00000000" w:rsidDel="00000000" w:rsidP="00000000" w:rsidRDefault="00000000" w:rsidRPr="00000000" w14:paraId="0000017A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8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84"/>
                </w:sdtPr>
                <w:sdtContent>
                  <w:p w:rsidR="00000000" w:rsidDel="00000000" w:rsidP="00000000" w:rsidRDefault="00000000" w:rsidRPr="00000000" w14:paraId="0000017B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8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86"/>
                </w:sdtPr>
                <w:sdtContent>
                  <w:p w:rsidR="00000000" w:rsidDel="00000000" w:rsidP="00000000" w:rsidRDefault="00000000" w:rsidRPr="00000000" w14:paraId="0000017C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8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788"/>
                </w:sdtPr>
                <w:sdtContent>
                  <w:p w:rsidR="00000000" w:rsidDel="00000000" w:rsidP="00000000" w:rsidRDefault="00000000" w:rsidRPr="00000000" w14:paraId="0000017D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8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90"/>
                </w:sdtPr>
                <w:sdtContent>
                  <w:p w:rsidR="00000000" w:rsidDel="00000000" w:rsidP="00000000" w:rsidRDefault="00000000" w:rsidRPr="00000000" w14:paraId="0000017E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8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792"/>
                </w:sdtPr>
                <w:sdtContent>
                  <w:p w:rsidR="00000000" w:rsidDel="00000000" w:rsidP="00000000" w:rsidRDefault="00000000" w:rsidRPr="00000000" w14:paraId="0000017F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9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94"/>
                </w:sdtPr>
                <w:sdtContent>
                  <w:p w:rsidR="00000000" w:rsidDel="00000000" w:rsidP="00000000" w:rsidRDefault="00000000" w:rsidRPr="00000000" w14:paraId="00000180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9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96"/>
                </w:sdtPr>
                <w:sdtContent>
                  <w:p w:rsidR="00000000" w:rsidDel="00000000" w:rsidP="00000000" w:rsidRDefault="00000000" w:rsidRPr="00000000" w14:paraId="00000181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9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797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799"/>
                </w:sdtPr>
                <w:sdtContent>
                  <w:p w:rsidR="00000000" w:rsidDel="00000000" w:rsidP="00000000" w:rsidRDefault="00000000" w:rsidRPr="00000000" w14:paraId="00000182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79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01"/>
                </w:sdtPr>
                <w:sdtContent>
                  <w:p w:rsidR="00000000" w:rsidDel="00000000" w:rsidP="00000000" w:rsidRDefault="00000000" w:rsidRPr="00000000" w14:paraId="00000183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0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03"/>
                </w:sdtPr>
                <w:sdtContent>
                  <w:p w:rsidR="00000000" w:rsidDel="00000000" w:rsidP="00000000" w:rsidRDefault="00000000" w:rsidRPr="00000000" w14:paraId="00000184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0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05"/>
                </w:sdtPr>
                <w:sdtContent>
                  <w:p w:rsidR="00000000" w:rsidDel="00000000" w:rsidP="00000000" w:rsidRDefault="00000000" w:rsidRPr="00000000" w14:paraId="00000185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0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07"/>
                </w:sdtPr>
                <w:sdtContent>
                  <w:p w:rsidR="00000000" w:rsidDel="00000000" w:rsidP="00000000" w:rsidRDefault="00000000" w:rsidRPr="00000000" w14:paraId="00000186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0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809"/>
                </w:sdtPr>
                <w:sdtContent>
                  <w:p w:rsidR="00000000" w:rsidDel="00000000" w:rsidP="00000000" w:rsidRDefault="00000000" w:rsidRPr="00000000" w14:paraId="00000187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0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11"/>
                </w:sdtPr>
                <w:sdtContent>
                  <w:p w:rsidR="00000000" w:rsidDel="00000000" w:rsidP="00000000" w:rsidRDefault="00000000" w:rsidRPr="00000000" w14:paraId="00000188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1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813"/>
                </w:sdtPr>
                <w:sdtContent>
                  <w:p w:rsidR="00000000" w:rsidDel="00000000" w:rsidP="00000000" w:rsidRDefault="00000000" w:rsidRPr="00000000" w14:paraId="00000189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1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15"/>
                </w:sdtPr>
                <w:sdtContent>
                  <w:p w:rsidR="00000000" w:rsidDel="00000000" w:rsidP="00000000" w:rsidRDefault="00000000" w:rsidRPr="00000000" w14:paraId="0000018A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1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17"/>
                </w:sdtPr>
                <w:sdtContent>
                  <w:p w:rsidR="00000000" w:rsidDel="00000000" w:rsidP="00000000" w:rsidRDefault="00000000" w:rsidRPr="00000000" w14:paraId="0000018B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1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818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20"/>
                </w:sdtPr>
                <w:sdtContent>
                  <w:p w:rsidR="00000000" w:rsidDel="00000000" w:rsidP="00000000" w:rsidRDefault="00000000" w:rsidRPr="00000000" w14:paraId="0000018C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1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22"/>
                </w:sdtPr>
                <w:sdtContent>
                  <w:p w:rsidR="00000000" w:rsidDel="00000000" w:rsidP="00000000" w:rsidRDefault="00000000" w:rsidRPr="00000000" w14:paraId="0000018D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2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24"/>
                </w:sdtPr>
                <w:sdtContent>
                  <w:p w:rsidR="00000000" w:rsidDel="00000000" w:rsidP="00000000" w:rsidRDefault="00000000" w:rsidRPr="00000000" w14:paraId="0000018E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2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26"/>
                </w:sdtPr>
                <w:sdtContent>
                  <w:p w:rsidR="00000000" w:rsidDel="00000000" w:rsidP="00000000" w:rsidRDefault="00000000" w:rsidRPr="00000000" w14:paraId="0000018F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2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28"/>
                </w:sdtPr>
                <w:sdtContent>
                  <w:p w:rsidR="00000000" w:rsidDel="00000000" w:rsidP="00000000" w:rsidRDefault="00000000" w:rsidRPr="00000000" w14:paraId="00000190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2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30"/>
                </w:sdtPr>
                <w:sdtContent>
                  <w:p w:rsidR="00000000" w:rsidDel="00000000" w:rsidP="00000000" w:rsidRDefault="00000000" w:rsidRPr="00000000" w14:paraId="00000191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2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bottom"/>
              </w:tcPr>
              <w:sdt>
                <w:sdtPr>
                  <w:tag w:val="goog_rdk_832"/>
                </w:sdtPr>
                <w:sdtContent>
                  <w:p w:rsidR="00000000" w:rsidDel="00000000" w:rsidP="00000000" w:rsidRDefault="00000000" w:rsidRPr="00000000" w14:paraId="00000192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3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34"/>
                </w:sdtPr>
                <w:sdtContent>
                  <w:p w:rsidR="00000000" w:rsidDel="00000000" w:rsidP="00000000" w:rsidRDefault="00000000" w:rsidRPr="00000000" w14:paraId="00000193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3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bottom"/>
              </w:tcPr>
              <w:sdt>
                <w:sdtPr>
                  <w:tag w:val="goog_rdk_836"/>
                </w:sdtPr>
                <w:sdtContent>
                  <w:p w:rsidR="00000000" w:rsidDel="00000000" w:rsidP="00000000" w:rsidRDefault="00000000" w:rsidRPr="00000000" w14:paraId="00000194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3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bottom"/>
              </w:tcPr>
              <w:sdt>
                <w:sdtPr>
                  <w:tag w:val="goog_rdk_838"/>
                </w:sdtPr>
                <w:sdtContent>
                  <w:p w:rsidR="00000000" w:rsidDel="00000000" w:rsidP="00000000" w:rsidRDefault="00000000" w:rsidRPr="00000000" w14:paraId="00000195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3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839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41"/>
                </w:sdtPr>
                <w:sdtContent>
                  <w:p w:rsidR="00000000" w:rsidDel="00000000" w:rsidP="00000000" w:rsidRDefault="00000000" w:rsidRPr="00000000" w14:paraId="00000196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4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43"/>
                </w:sdtPr>
                <w:sdtContent>
                  <w:p w:rsidR="00000000" w:rsidDel="00000000" w:rsidP="00000000" w:rsidRDefault="00000000" w:rsidRPr="00000000" w14:paraId="00000197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4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45"/>
                </w:sdtPr>
                <w:sdtContent>
                  <w:p w:rsidR="00000000" w:rsidDel="00000000" w:rsidP="00000000" w:rsidRDefault="00000000" w:rsidRPr="00000000" w14:paraId="00000198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4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47"/>
                </w:sdtPr>
                <w:sdtContent>
                  <w:p w:rsidR="00000000" w:rsidDel="00000000" w:rsidP="00000000" w:rsidRDefault="00000000" w:rsidRPr="00000000" w14:paraId="00000199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4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49"/>
                </w:sdtPr>
                <w:sdtContent>
                  <w:p w:rsidR="00000000" w:rsidDel="00000000" w:rsidP="00000000" w:rsidRDefault="00000000" w:rsidRPr="00000000" w14:paraId="0000019A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4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51"/>
                </w:sdtPr>
                <w:sdtContent>
                  <w:p w:rsidR="00000000" w:rsidDel="00000000" w:rsidP="00000000" w:rsidRDefault="00000000" w:rsidRPr="00000000" w14:paraId="0000019B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5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53"/>
                </w:sdtPr>
                <w:sdtContent>
                  <w:p w:rsidR="00000000" w:rsidDel="00000000" w:rsidP="00000000" w:rsidRDefault="00000000" w:rsidRPr="00000000" w14:paraId="0000019C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5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83e28e" w:val="clear"/>
                <w:vAlign w:val="bottom"/>
              </w:tcPr>
              <w:sdt>
                <w:sdtPr>
                  <w:tag w:val="goog_rdk_855"/>
                </w:sdtPr>
                <w:sdtContent>
                  <w:p w:rsidR="00000000" w:rsidDel="00000000" w:rsidP="00000000" w:rsidRDefault="00000000" w:rsidRPr="00000000" w14:paraId="0000019D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5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57"/>
                </w:sdtPr>
                <w:sdtContent>
                  <w:p w:rsidR="00000000" w:rsidDel="00000000" w:rsidP="00000000" w:rsidRDefault="00000000" w:rsidRPr="00000000" w14:paraId="0000019E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5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59"/>
                </w:sdtPr>
                <w:sdtContent>
                  <w:p w:rsidR="00000000" w:rsidDel="00000000" w:rsidP="00000000" w:rsidRDefault="00000000" w:rsidRPr="00000000" w14:paraId="0000019F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5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860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62"/>
                </w:sdtPr>
                <w:sdtContent>
                  <w:p w:rsidR="00000000" w:rsidDel="00000000" w:rsidP="00000000" w:rsidRDefault="00000000" w:rsidRPr="00000000" w14:paraId="000001A0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6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64"/>
                </w:sdtPr>
                <w:sdtContent>
                  <w:p w:rsidR="00000000" w:rsidDel="00000000" w:rsidP="00000000" w:rsidRDefault="00000000" w:rsidRPr="00000000" w14:paraId="000001A1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6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66"/>
                </w:sdtPr>
                <w:sdtContent>
                  <w:p w:rsidR="00000000" w:rsidDel="00000000" w:rsidP="00000000" w:rsidRDefault="00000000" w:rsidRPr="00000000" w14:paraId="000001A2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6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68"/>
                </w:sdtPr>
                <w:sdtContent>
                  <w:p w:rsidR="00000000" w:rsidDel="00000000" w:rsidP="00000000" w:rsidRDefault="00000000" w:rsidRPr="00000000" w14:paraId="000001A3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6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70"/>
                </w:sdtPr>
                <w:sdtContent>
                  <w:p w:rsidR="00000000" w:rsidDel="00000000" w:rsidP="00000000" w:rsidRDefault="00000000" w:rsidRPr="00000000" w14:paraId="000001A4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6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72"/>
                </w:sdtPr>
                <w:sdtContent>
                  <w:p w:rsidR="00000000" w:rsidDel="00000000" w:rsidP="00000000" w:rsidRDefault="00000000" w:rsidRPr="00000000" w14:paraId="000001A5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7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74"/>
                </w:sdtPr>
                <w:sdtContent>
                  <w:p w:rsidR="00000000" w:rsidDel="00000000" w:rsidP="00000000" w:rsidRDefault="00000000" w:rsidRPr="00000000" w14:paraId="000001A6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7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76"/>
                </w:sdtPr>
                <w:sdtContent>
                  <w:p w:rsidR="00000000" w:rsidDel="00000000" w:rsidP="00000000" w:rsidRDefault="00000000" w:rsidRPr="00000000" w14:paraId="000001A7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7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bottom"/>
              </w:tcPr>
              <w:sdt>
                <w:sdtPr>
                  <w:tag w:val="goog_rdk_878"/>
                </w:sdtPr>
                <w:sdtContent>
                  <w:p w:rsidR="00000000" w:rsidDel="00000000" w:rsidP="00000000" w:rsidRDefault="00000000" w:rsidRPr="00000000" w14:paraId="000001A8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7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be2d5" w:val="clear"/>
                <w:vAlign w:val="bottom"/>
              </w:tcPr>
              <w:sdt>
                <w:sdtPr>
                  <w:tag w:val="goog_rdk_880"/>
                </w:sdtPr>
                <w:sdtContent>
                  <w:p w:rsidR="00000000" w:rsidDel="00000000" w:rsidP="00000000" w:rsidRDefault="00000000" w:rsidRPr="00000000" w14:paraId="000001A9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7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881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83"/>
                </w:sdtPr>
                <w:sdtContent>
                  <w:p w:rsidR="00000000" w:rsidDel="00000000" w:rsidP="00000000" w:rsidRDefault="00000000" w:rsidRPr="00000000" w14:paraId="000001AA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8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Zduńska Wola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85"/>
                </w:sdtPr>
                <w:sdtContent>
                  <w:p w:rsidR="00000000" w:rsidDel="00000000" w:rsidP="00000000" w:rsidRDefault="00000000" w:rsidRPr="00000000" w14:paraId="000001AB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8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87"/>
                </w:sdtPr>
                <w:sdtContent>
                  <w:p w:rsidR="00000000" w:rsidDel="00000000" w:rsidP="00000000" w:rsidRDefault="00000000" w:rsidRPr="00000000" w14:paraId="000001AC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8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89"/>
                </w:sdtPr>
                <w:sdtContent>
                  <w:p w:rsidR="00000000" w:rsidDel="00000000" w:rsidP="00000000" w:rsidRDefault="00000000" w:rsidRPr="00000000" w14:paraId="000001AD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8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91"/>
                </w:sdtPr>
                <w:sdtContent>
                  <w:p w:rsidR="00000000" w:rsidDel="00000000" w:rsidP="00000000" w:rsidRDefault="00000000" w:rsidRPr="00000000" w14:paraId="000001AE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9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93"/>
                </w:sdtPr>
                <w:sdtContent>
                  <w:p w:rsidR="00000000" w:rsidDel="00000000" w:rsidP="00000000" w:rsidRDefault="00000000" w:rsidRPr="00000000" w14:paraId="000001AF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92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95"/>
                </w:sdtPr>
                <w:sdtContent>
                  <w:p w:rsidR="00000000" w:rsidDel="00000000" w:rsidP="00000000" w:rsidRDefault="00000000" w:rsidRPr="00000000" w14:paraId="000001B0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94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897"/>
                </w:sdtPr>
                <w:sdtContent>
                  <w:p w:rsidR="00000000" w:rsidDel="00000000" w:rsidP="00000000" w:rsidRDefault="00000000" w:rsidRPr="00000000" w14:paraId="000001B1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96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899"/>
                </w:sdtPr>
                <w:sdtContent>
                  <w:p w:rsidR="00000000" w:rsidDel="00000000" w:rsidP="00000000" w:rsidRDefault="00000000" w:rsidRPr="00000000" w14:paraId="000001B2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898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901"/>
                </w:sdtPr>
                <w:sdtContent>
                  <w:p w:rsidR="00000000" w:rsidDel="00000000" w:rsidP="00000000" w:rsidRDefault="00000000" w:rsidRPr="00000000" w14:paraId="000001B3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00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902"/>
        </w:sdtPr>
        <w:sdtContent>
          <w:tr>
            <w:trPr>
              <w:cantSplit w:val="0"/>
              <w:trHeight w:val="313" w:hRule="atLeast"/>
              <w:tblHeader w:val="0"/>
              <w:ins w:author="Sylwia Wrona" w:id="137" w:date="2024-08-05T23:4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904"/>
                </w:sdtPr>
                <w:sdtContent>
                  <w:p w:rsidR="00000000" w:rsidDel="00000000" w:rsidP="00000000" w:rsidRDefault="00000000" w:rsidRPr="00000000" w14:paraId="000001B4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0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06"/>
                </w:sdtPr>
                <w:sdtContent>
                  <w:p w:rsidR="00000000" w:rsidDel="00000000" w:rsidP="00000000" w:rsidRDefault="00000000" w:rsidRPr="00000000" w14:paraId="000001B5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0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08"/>
                </w:sdtPr>
                <w:sdtContent>
                  <w:p w:rsidR="00000000" w:rsidDel="00000000" w:rsidP="00000000" w:rsidRDefault="00000000" w:rsidRPr="00000000" w14:paraId="000001B6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0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10"/>
                </w:sdtPr>
                <w:sdtContent>
                  <w:p w:rsidR="00000000" w:rsidDel="00000000" w:rsidP="00000000" w:rsidRDefault="00000000" w:rsidRPr="00000000" w14:paraId="000001B7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0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12"/>
                </w:sdtPr>
                <w:sdtContent>
                  <w:p w:rsidR="00000000" w:rsidDel="00000000" w:rsidP="00000000" w:rsidRDefault="00000000" w:rsidRPr="00000000" w14:paraId="000001B8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1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14"/>
                </w:sdtPr>
                <w:sdtContent>
                  <w:p w:rsidR="00000000" w:rsidDel="00000000" w:rsidP="00000000" w:rsidRDefault="00000000" w:rsidRPr="00000000" w14:paraId="000001B9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13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16"/>
                </w:sdtPr>
                <w:sdtContent>
                  <w:p w:rsidR="00000000" w:rsidDel="00000000" w:rsidP="00000000" w:rsidRDefault="00000000" w:rsidRPr="00000000" w14:paraId="000001BA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15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18"/>
                </w:sdtPr>
                <w:sdtContent>
                  <w:p w:rsidR="00000000" w:rsidDel="00000000" w:rsidP="00000000" w:rsidRDefault="00000000" w:rsidRPr="00000000" w14:paraId="000001BB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17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920"/>
                </w:sdtPr>
                <w:sdtContent>
                  <w:p w:rsidR="00000000" w:rsidDel="00000000" w:rsidP="00000000" w:rsidRDefault="00000000" w:rsidRPr="00000000" w14:paraId="000001BC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19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922"/>
                </w:sdtPr>
                <w:sdtContent>
                  <w:p w:rsidR="00000000" w:rsidDel="00000000" w:rsidP="00000000" w:rsidRDefault="00000000" w:rsidRPr="00000000" w14:paraId="000001BD">
                    <w:pPr>
                      <w:spacing w:after="0" w:line="240" w:lineRule="auto"/>
                      <w:rPr>
                        <w:ins w:author="Sylwia Wrona" w:id="137" w:date="2024-08-05T23:4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921"/>
                      </w:sdtPr>
                      <w:sdtContent>
                        <w:ins w:author="Sylwia Wrona" w:id="137" w:date="2024-08-05T23:4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</w:tbl>
    <w:sdt>
      <w:sdtPr>
        <w:tag w:val="goog_rdk_926"/>
      </w:sdtPr>
      <w:sdtContent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ins w:author="Sylwia Wrona" w:id="138" w:date="2024-08-05T23:43:00Z"/>
              <w:rFonts w:ascii="Aptos" w:cs="Aptos" w:eastAsia="Aptos" w:hAnsi="Aptos"/>
              <w:b w:val="1"/>
              <w:i w:val="1"/>
              <w:smallCaps w:val="0"/>
              <w:strike w:val="0"/>
              <w:u w:val="none"/>
              <w:vertAlign w:val="baseline"/>
              <w:rPrChange w:author="Sylwia Wrona" w:id="140" w:date="2024-08-06T00:02:00Z">
                <w:rPr>
                  <w:color w:val="222222"/>
                  <w:sz w:val="22"/>
                  <w:szCs w:val="22"/>
                  <w:highlight w:val="white"/>
                </w:rPr>
              </w:rPrChange>
            </w:rPr>
            <w:pPrChange w:author="Sylwia Wrona" w:id="0" w:date="2024-08-06T00:02:00Z">
              <w:pPr/>
            </w:pPrChange>
          </w:pPr>
          <w:sdt>
            <w:sdtPr>
              <w:tag w:val="goog_rdk_924"/>
            </w:sdtPr>
            <w:sdtContent>
              <w:ins w:author="Sylwia Wrona" w:id="138" w:date="2024-08-05T23:43:00Z">
                <w:r w:rsidDel="00000000" w:rsidR="00000000" w:rsidRPr="00000000">
                  <w:rPr>
                    <w:rtl w:val="0"/>
                  </w:rPr>
                  <w:t xml:space="preserve">*Kolorem zielonym oznaczono przypadki, w których gminy podane w wierszu pierwszym różnią się istotnie od gmin wymienionych w pierwszej kolumnie pod względem wyników z czytania ze zrozumieniem. </w:t>
                </w:r>
              </w:ins>
              <w:sdt>
                <w:sdtPr>
                  <w:tag w:val="goog_rdk_925"/>
                </w:sdtPr>
                <w:sdtContent>
                  <w:ins w:author="Sylwia Wrona" w:id="138" w:date="2024-08-05T23:43:0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Sylwia Wrona" w:id="138" w:date="2024-08-05T23:43:00Z"/>
            </w:sdtContent>
          </w:sdt>
        </w:p>
      </w:sdtContent>
    </w:sdt>
    <w:sdt>
      <w:sdtPr>
        <w:tag w:val="goog_rdk_928"/>
      </w:sdtPr>
      <w:sdtContent>
        <w:p w:rsidR="00000000" w:rsidDel="00000000" w:rsidP="00000000" w:rsidRDefault="00000000" w:rsidRPr="00000000" w14:paraId="000001BF">
          <w:pPr>
            <w:keepNext w:val="0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141" w:date="2024-08-05T23:43:00Z">
                <w:rPr/>
              </w:rPrChange>
            </w:rPr>
            <w:pPrChange w:author="Sylwia Wrona" w:id="0" w:date="2024-08-05T23:43:00Z">
              <w:pPr/>
            </w:pPrChange>
          </w:pPr>
          <w:sdt>
            <w:sdtPr>
              <w:tag w:val="goog_rdk_927"/>
            </w:sdtPr>
            <w:sdtContent>
              <w:ins w:author="Sylwia Wrona" w:id="138" w:date="2024-08-05T23:43:00Z">
                <w:r w:rsidDel="00000000" w:rsidR="00000000" w:rsidRPr="00000000">
                  <w:rPr>
                    <w:rtl w:val="0"/>
                  </w:rPr>
                  <w:t xml:space="preserve">Tabela 6. Różnice w wynikach między gminami w czytaniu ze zrozumieniem dla klasy szóstej</w:t>
                </w:r>
              </w:ins>
            </w:sdtContent>
          </w:sdt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7"/>
        <w:jc w:val="left"/>
        <w:tblLayout w:type="fixed"/>
        <w:tblLook w:val="0400"/>
      </w:tblPr>
      <w:tblGrid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tblGridChange w:id="0">
          <w:tblGrid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</w:tblGrid>
        </w:tblGridChange>
      </w:tblGrid>
      <w:sdt>
        <w:sdtPr>
          <w:tag w:val="goog_rdk_930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932"/>
                </w:sdtPr>
                <w:sdtContent>
                  <w:p w:rsidR="00000000" w:rsidDel="00000000" w:rsidP="00000000" w:rsidRDefault="00000000" w:rsidRPr="00000000" w14:paraId="000001C0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3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34"/>
                </w:sdtPr>
                <w:sdtContent>
                  <w:p w:rsidR="00000000" w:rsidDel="00000000" w:rsidP="00000000" w:rsidRDefault="00000000" w:rsidRPr="00000000" w14:paraId="000001C1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3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36"/>
                </w:sdtPr>
                <w:sdtContent>
                  <w:p w:rsidR="00000000" w:rsidDel="00000000" w:rsidP="00000000" w:rsidRDefault="00000000" w:rsidRPr="00000000" w14:paraId="000001C2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3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38"/>
                </w:sdtPr>
                <w:sdtContent>
                  <w:p w:rsidR="00000000" w:rsidDel="00000000" w:rsidP="00000000" w:rsidRDefault="00000000" w:rsidRPr="00000000" w14:paraId="000001C3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3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40"/>
                </w:sdtPr>
                <w:sdtContent>
                  <w:p w:rsidR="00000000" w:rsidDel="00000000" w:rsidP="00000000" w:rsidRDefault="00000000" w:rsidRPr="00000000" w14:paraId="000001C4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3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42"/>
                </w:sdtPr>
                <w:sdtContent>
                  <w:p w:rsidR="00000000" w:rsidDel="00000000" w:rsidP="00000000" w:rsidRDefault="00000000" w:rsidRPr="00000000" w14:paraId="000001C5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4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44"/>
                </w:sdtPr>
                <w:sdtContent>
                  <w:p w:rsidR="00000000" w:rsidDel="00000000" w:rsidP="00000000" w:rsidRDefault="00000000" w:rsidRPr="00000000" w14:paraId="000001C6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4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46"/>
                </w:sdtPr>
                <w:sdtContent>
                  <w:p w:rsidR="00000000" w:rsidDel="00000000" w:rsidP="00000000" w:rsidRDefault="00000000" w:rsidRPr="00000000" w14:paraId="000001C7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4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48"/>
                </w:sdtPr>
                <w:sdtContent>
                  <w:p w:rsidR="00000000" w:rsidDel="00000000" w:rsidP="00000000" w:rsidRDefault="00000000" w:rsidRPr="00000000" w14:paraId="000001C8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4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Zdunska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50"/>
                </w:sdtPr>
                <w:sdtContent>
                  <w:p w:rsidR="00000000" w:rsidDel="00000000" w:rsidP="00000000" w:rsidRDefault="00000000" w:rsidRPr="00000000" w14:paraId="000001C9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4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951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953"/>
                </w:sdtPr>
                <w:sdtContent>
                  <w:p w:rsidR="00000000" w:rsidDel="00000000" w:rsidP="00000000" w:rsidRDefault="00000000" w:rsidRPr="00000000" w14:paraId="000001CA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5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955"/>
                </w:sdtPr>
                <w:sdtContent>
                  <w:p w:rsidR="00000000" w:rsidDel="00000000" w:rsidP="00000000" w:rsidRDefault="00000000" w:rsidRPr="00000000" w14:paraId="000001CB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5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57"/>
                </w:sdtPr>
                <w:sdtContent>
                  <w:p w:rsidR="00000000" w:rsidDel="00000000" w:rsidP="00000000" w:rsidRDefault="00000000" w:rsidRPr="00000000" w14:paraId="000001CC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5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59"/>
                </w:sdtPr>
                <w:sdtContent>
                  <w:p w:rsidR="00000000" w:rsidDel="00000000" w:rsidP="00000000" w:rsidRDefault="00000000" w:rsidRPr="00000000" w14:paraId="000001CD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5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61"/>
                </w:sdtPr>
                <w:sdtContent>
                  <w:p w:rsidR="00000000" w:rsidDel="00000000" w:rsidP="00000000" w:rsidRDefault="00000000" w:rsidRPr="00000000" w14:paraId="000001CE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6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63"/>
                </w:sdtPr>
                <w:sdtContent>
                  <w:p w:rsidR="00000000" w:rsidDel="00000000" w:rsidP="00000000" w:rsidRDefault="00000000" w:rsidRPr="00000000" w14:paraId="000001CF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6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65"/>
                </w:sdtPr>
                <w:sdtContent>
                  <w:p w:rsidR="00000000" w:rsidDel="00000000" w:rsidP="00000000" w:rsidRDefault="00000000" w:rsidRPr="00000000" w14:paraId="000001D0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6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67"/>
                </w:sdtPr>
                <w:sdtContent>
                  <w:p w:rsidR="00000000" w:rsidDel="00000000" w:rsidP="00000000" w:rsidRDefault="00000000" w:rsidRPr="00000000" w14:paraId="000001D1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6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69"/>
                </w:sdtPr>
                <w:sdtContent>
                  <w:p w:rsidR="00000000" w:rsidDel="00000000" w:rsidP="00000000" w:rsidRDefault="00000000" w:rsidRPr="00000000" w14:paraId="000001D2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6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71"/>
                </w:sdtPr>
                <w:sdtContent>
                  <w:p w:rsidR="00000000" w:rsidDel="00000000" w:rsidP="00000000" w:rsidRDefault="00000000" w:rsidRPr="00000000" w14:paraId="000001D3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7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972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974"/>
                </w:sdtPr>
                <w:sdtContent>
                  <w:p w:rsidR="00000000" w:rsidDel="00000000" w:rsidP="00000000" w:rsidRDefault="00000000" w:rsidRPr="00000000" w14:paraId="000001D4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7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976"/>
                </w:sdtPr>
                <w:sdtContent>
                  <w:p w:rsidR="00000000" w:rsidDel="00000000" w:rsidP="00000000" w:rsidRDefault="00000000" w:rsidRPr="00000000" w14:paraId="000001D5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7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978"/>
                </w:sdtPr>
                <w:sdtContent>
                  <w:p w:rsidR="00000000" w:rsidDel="00000000" w:rsidP="00000000" w:rsidRDefault="00000000" w:rsidRPr="00000000" w14:paraId="000001D6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7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80"/>
                </w:sdtPr>
                <w:sdtContent>
                  <w:p w:rsidR="00000000" w:rsidDel="00000000" w:rsidP="00000000" w:rsidRDefault="00000000" w:rsidRPr="00000000" w14:paraId="000001D7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7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82"/>
                </w:sdtPr>
                <w:sdtContent>
                  <w:p w:rsidR="00000000" w:rsidDel="00000000" w:rsidP="00000000" w:rsidRDefault="00000000" w:rsidRPr="00000000" w14:paraId="000001D8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8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84"/>
                </w:sdtPr>
                <w:sdtContent>
                  <w:p w:rsidR="00000000" w:rsidDel="00000000" w:rsidP="00000000" w:rsidRDefault="00000000" w:rsidRPr="00000000" w14:paraId="000001D9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8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86"/>
                </w:sdtPr>
                <w:sdtContent>
                  <w:p w:rsidR="00000000" w:rsidDel="00000000" w:rsidP="00000000" w:rsidRDefault="00000000" w:rsidRPr="00000000" w14:paraId="000001DA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8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88"/>
                </w:sdtPr>
                <w:sdtContent>
                  <w:p w:rsidR="00000000" w:rsidDel="00000000" w:rsidP="00000000" w:rsidRDefault="00000000" w:rsidRPr="00000000" w14:paraId="000001DB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8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7ceb99" w:val="clear"/>
                <w:vAlign w:val="center"/>
              </w:tcPr>
              <w:sdt>
                <w:sdtPr>
                  <w:tag w:val="goog_rdk_990"/>
                </w:sdtPr>
                <w:sdtContent>
                  <w:p w:rsidR="00000000" w:rsidDel="00000000" w:rsidP="00000000" w:rsidRDefault="00000000" w:rsidRPr="00000000" w14:paraId="000001DC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8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992"/>
                </w:sdtPr>
                <w:sdtContent>
                  <w:p w:rsidR="00000000" w:rsidDel="00000000" w:rsidP="00000000" w:rsidRDefault="00000000" w:rsidRPr="00000000" w14:paraId="000001DD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9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993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995"/>
                </w:sdtPr>
                <w:sdtContent>
                  <w:p w:rsidR="00000000" w:rsidDel="00000000" w:rsidP="00000000" w:rsidRDefault="00000000" w:rsidRPr="00000000" w14:paraId="000001DE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9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997"/>
                </w:sdtPr>
                <w:sdtContent>
                  <w:p w:rsidR="00000000" w:rsidDel="00000000" w:rsidP="00000000" w:rsidRDefault="00000000" w:rsidRPr="00000000" w14:paraId="000001DF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9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999"/>
                </w:sdtPr>
                <w:sdtContent>
                  <w:p w:rsidR="00000000" w:rsidDel="00000000" w:rsidP="00000000" w:rsidRDefault="00000000" w:rsidRPr="00000000" w14:paraId="000001E0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99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01"/>
                </w:sdtPr>
                <w:sdtContent>
                  <w:p w:rsidR="00000000" w:rsidDel="00000000" w:rsidP="00000000" w:rsidRDefault="00000000" w:rsidRPr="00000000" w14:paraId="000001E1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0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03"/>
                </w:sdtPr>
                <w:sdtContent>
                  <w:p w:rsidR="00000000" w:rsidDel="00000000" w:rsidP="00000000" w:rsidRDefault="00000000" w:rsidRPr="00000000" w14:paraId="000001E2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0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05"/>
                </w:sdtPr>
                <w:sdtContent>
                  <w:p w:rsidR="00000000" w:rsidDel="00000000" w:rsidP="00000000" w:rsidRDefault="00000000" w:rsidRPr="00000000" w14:paraId="000001E3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0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07"/>
                </w:sdtPr>
                <w:sdtContent>
                  <w:p w:rsidR="00000000" w:rsidDel="00000000" w:rsidP="00000000" w:rsidRDefault="00000000" w:rsidRPr="00000000" w14:paraId="000001E4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0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09"/>
                </w:sdtPr>
                <w:sdtContent>
                  <w:p w:rsidR="00000000" w:rsidDel="00000000" w:rsidP="00000000" w:rsidRDefault="00000000" w:rsidRPr="00000000" w14:paraId="000001E5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0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11"/>
                </w:sdtPr>
                <w:sdtContent>
                  <w:p w:rsidR="00000000" w:rsidDel="00000000" w:rsidP="00000000" w:rsidRDefault="00000000" w:rsidRPr="00000000" w14:paraId="000001E6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1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13"/>
                </w:sdtPr>
                <w:sdtContent>
                  <w:p w:rsidR="00000000" w:rsidDel="00000000" w:rsidP="00000000" w:rsidRDefault="00000000" w:rsidRPr="00000000" w14:paraId="000001E7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1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014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016"/>
                </w:sdtPr>
                <w:sdtContent>
                  <w:p w:rsidR="00000000" w:rsidDel="00000000" w:rsidP="00000000" w:rsidRDefault="00000000" w:rsidRPr="00000000" w14:paraId="000001E8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1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18"/>
                </w:sdtPr>
                <w:sdtContent>
                  <w:p w:rsidR="00000000" w:rsidDel="00000000" w:rsidP="00000000" w:rsidRDefault="00000000" w:rsidRPr="00000000" w14:paraId="000001E9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1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20"/>
                </w:sdtPr>
                <w:sdtContent>
                  <w:p w:rsidR="00000000" w:rsidDel="00000000" w:rsidP="00000000" w:rsidRDefault="00000000" w:rsidRPr="00000000" w14:paraId="000001EA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1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22"/>
                </w:sdtPr>
                <w:sdtContent>
                  <w:p w:rsidR="00000000" w:rsidDel="00000000" w:rsidP="00000000" w:rsidRDefault="00000000" w:rsidRPr="00000000" w14:paraId="000001EB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2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24"/>
                </w:sdtPr>
                <w:sdtContent>
                  <w:p w:rsidR="00000000" w:rsidDel="00000000" w:rsidP="00000000" w:rsidRDefault="00000000" w:rsidRPr="00000000" w14:paraId="000001EC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2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7ceb99" w:val="clear"/>
                <w:vAlign w:val="center"/>
              </w:tcPr>
              <w:sdt>
                <w:sdtPr>
                  <w:tag w:val="goog_rdk_1026"/>
                </w:sdtPr>
                <w:sdtContent>
                  <w:p w:rsidR="00000000" w:rsidDel="00000000" w:rsidP="00000000" w:rsidRDefault="00000000" w:rsidRPr="00000000" w14:paraId="000001ED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2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28"/>
                </w:sdtPr>
                <w:sdtContent>
                  <w:p w:rsidR="00000000" w:rsidDel="00000000" w:rsidP="00000000" w:rsidRDefault="00000000" w:rsidRPr="00000000" w14:paraId="000001EE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2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30"/>
                </w:sdtPr>
                <w:sdtContent>
                  <w:p w:rsidR="00000000" w:rsidDel="00000000" w:rsidP="00000000" w:rsidRDefault="00000000" w:rsidRPr="00000000" w14:paraId="000001EF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2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7ceb99" w:val="clear"/>
                <w:vAlign w:val="center"/>
              </w:tcPr>
              <w:sdt>
                <w:sdtPr>
                  <w:tag w:val="goog_rdk_1032"/>
                </w:sdtPr>
                <w:sdtContent>
                  <w:p w:rsidR="00000000" w:rsidDel="00000000" w:rsidP="00000000" w:rsidRDefault="00000000" w:rsidRPr="00000000" w14:paraId="000001F0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3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34"/>
                </w:sdtPr>
                <w:sdtContent>
                  <w:p w:rsidR="00000000" w:rsidDel="00000000" w:rsidP="00000000" w:rsidRDefault="00000000" w:rsidRPr="00000000" w14:paraId="000001F1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3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035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037"/>
                </w:sdtPr>
                <w:sdtContent>
                  <w:p w:rsidR="00000000" w:rsidDel="00000000" w:rsidP="00000000" w:rsidRDefault="00000000" w:rsidRPr="00000000" w14:paraId="000001F2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3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39"/>
                </w:sdtPr>
                <w:sdtContent>
                  <w:p w:rsidR="00000000" w:rsidDel="00000000" w:rsidP="00000000" w:rsidRDefault="00000000" w:rsidRPr="00000000" w14:paraId="000001F3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3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41"/>
                </w:sdtPr>
                <w:sdtContent>
                  <w:p w:rsidR="00000000" w:rsidDel="00000000" w:rsidP="00000000" w:rsidRDefault="00000000" w:rsidRPr="00000000" w14:paraId="000001F4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4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43"/>
                </w:sdtPr>
                <w:sdtContent>
                  <w:p w:rsidR="00000000" w:rsidDel="00000000" w:rsidP="00000000" w:rsidRDefault="00000000" w:rsidRPr="00000000" w14:paraId="000001F5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4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45"/>
                </w:sdtPr>
                <w:sdtContent>
                  <w:p w:rsidR="00000000" w:rsidDel="00000000" w:rsidP="00000000" w:rsidRDefault="00000000" w:rsidRPr="00000000" w14:paraId="000001F6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4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47"/>
                </w:sdtPr>
                <w:sdtContent>
                  <w:p w:rsidR="00000000" w:rsidDel="00000000" w:rsidP="00000000" w:rsidRDefault="00000000" w:rsidRPr="00000000" w14:paraId="000001F7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4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49"/>
                </w:sdtPr>
                <w:sdtContent>
                  <w:p w:rsidR="00000000" w:rsidDel="00000000" w:rsidP="00000000" w:rsidRDefault="00000000" w:rsidRPr="00000000" w14:paraId="000001F8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4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51"/>
                </w:sdtPr>
                <w:sdtContent>
                  <w:p w:rsidR="00000000" w:rsidDel="00000000" w:rsidP="00000000" w:rsidRDefault="00000000" w:rsidRPr="00000000" w14:paraId="000001F9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5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53"/>
                </w:sdtPr>
                <w:sdtContent>
                  <w:p w:rsidR="00000000" w:rsidDel="00000000" w:rsidP="00000000" w:rsidRDefault="00000000" w:rsidRPr="00000000" w14:paraId="000001FA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5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55"/>
                </w:sdtPr>
                <w:sdtContent>
                  <w:p w:rsidR="00000000" w:rsidDel="00000000" w:rsidP="00000000" w:rsidRDefault="00000000" w:rsidRPr="00000000" w14:paraId="000001FB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5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056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058"/>
                </w:sdtPr>
                <w:sdtContent>
                  <w:p w:rsidR="00000000" w:rsidDel="00000000" w:rsidP="00000000" w:rsidRDefault="00000000" w:rsidRPr="00000000" w14:paraId="000001FC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5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60"/>
                </w:sdtPr>
                <w:sdtContent>
                  <w:p w:rsidR="00000000" w:rsidDel="00000000" w:rsidP="00000000" w:rsidRDefault="00000000" w:rsidRPr="00000000" w14:paraId="000001FD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5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62"/>
                </w:sdtPr>
                <w:sdtContent>
                  <w:p w:rsidR="00000000" w:rsidDel="00000000" w:rsidP="00000000" w:rsidRDefault="00000000" w:rsidRPr="00000000" w14:paraId="000001FE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6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64"/>
                </w:sdtPr>
                <w:sdtContent>
                  <w:p w:rsidR="00000000" w:rsidDel="00000000" w:rsidP="00000000" w:rsidRDefault="00000000" w:rsidRPr="00000000" w14:paraId="000001FF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6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66"/>
                </w:sdtPr>
                <w:sdtContent>
                  <w:p w:rsidR="00000000" w:rsidDel="00000000" w:rsidP="00000000" w:rsidRDefault="00000000" w:rsidRPr="00000000" w14:paraId="00000200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6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68"/>
                </w:sdtPr>
                <w:sdtContent>
                  <w:p w:rsidR="00000000" w:rsidDel="00000000" w:rsidP="00000000" w:rsidRDefault="00000000" w:rsidRPr="00000000" w14:paraId="00000201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6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70"/>
                </w:sdtPr>
                <w:sdtContent>
                  <w:p w:rsidR="00000000" w:rsidDel="00000000" w:rsidP="00000000" w:rsidRDefault="00000000" w:rsidRPr="00000000" w14:paraId="00000202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6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72"/>
                </w:sdtPr>
                <w:sdtContent>
                  <w:p w:rsidR="00000000" w:rsidDel="00000000" w:rsidP="00000000" w:rsidRDefault="00000000" w:rsidRPr="00000000" w14:paraId="00000203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7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74"/>
                </w:sdtPr>
                <w:sdtContent>
                  <w:p w:rsidR="00000000" w:rsidDel="00000000" w:rsidP="00000000" w:rsidRDefault="00000000" w:rsidRPr="00000000" w14:paraId="00000204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7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76"/>
                </w:sdtPr>
                <w:sdtContent>
                  <w:p w:rsidR="00000000" w:rsidDel="00000000" w:rsidP="00000000" w:rsidRDefault="00000000" w:rsidRPr="00000000" w14:paraId="00000205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7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077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079"/>
                </w:sdtPr>
                <w:sdtContent>
                  <w:p w:rsidR="00000000" w:rsidDel="00000000" w:rsidP="00000000" w:rsidRDefault="00000000" w:rsidRPr="00000000" w14:paraId="00000206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7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81"/>
                </w:sdtPr>
                <w:sdtContent>
                  <w:p w:rsidR="00000000" w:rsidDel="00000000" w:rsidP="00000000" w:rsidRDefault="00000000" w:rsidRPr="00000000" w14:paraId="00000207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8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83"/>
                </w:sdtPr>
                <w:sdtContent>
                  <w:p w:rsidR="00000000" w:rsidDel="00000000" w:rsidP="00000000" w:rsidRDefault="00000000" w:rsidRPr="00000000" w14:paraId="00000208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8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85"/>
                </w:sdtPr>
                <w:sdtContent>
                  <w:p w:rsidR="00000000" w:rsidDel="00000000" w:rsidP="00000000" w:rsidRDefault="00000000" w:rsidRPr="00000000" w14:paraId="00000209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8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87"/>
                </w:sdtPr>
                <w:sdtContent>
                  <w:p w:rsidR="00000000" w:rsidDel="00000000" w:rsidP="00000000" w:rsidRDefault="00000000" w:rsidRPr="00000000" w14:paraId="0000020A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8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89"/>
                </w:sdtPr>
                <w:sdtContent>
                  <w:p w:rsidR="00000000" w:rsidDel="00000000" w:rsidP="00000000" w:rsidRDefault="00000000" w:rsidRPr="00000000" w14:paraId="0000020B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8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91"/>
                </w:sdtPr>
                <w:sdtContent>
                  <w:p w:rsidR="00000000" w:rsidDel="00000000" w:rsidP="00000000" w:rsidRDefault="00000000" w:rsidRPr="00000000" w14:paraId="0000020C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9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093"/>
                </w:sdtPr>
                <w:sdtContent>
                  <w:p w:rsidR="00000000" w:rsidDel="00000000" w:rsidP="00000000" w:rsidRDefault="00000000" w:rsidRPr="00000000" w14:paraId="0000020D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9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95"/>
                </w:sdtPr>
                <w:sdtContent>
                  <w:p w:rsidR="00000000" w:rsidDel="00000000" w:rsidP="00000000" w:rsidRDefault="00000000" w:rsidRPr="00000000" w14:paraId="0000020E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9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097"/>
                </w:sdtPr>
                <w:sdtContent>
                  <w:p w:rsidR="00000000" w:rsidDel="00000000" w:rsidP="00000000" w:rsidRDefault="00000000" w:rsidRPr="00000000" w14:paraId="0000020F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9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098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100"/>
                </w:sdtPr>
                <w:sdtContent>
                  <w:p w:rsidR="00000000" w:rsidDel="00000000" w:rsidP="00000000" w:rsidRDefault="00000000" w:rsidRPr="00000000" w14:paraId="00000210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09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Zduńska Wola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02"/>
                </w:sdtPr>
                <w:sdtContent>
                  <w:p w:rsidR="00000000" w:rsidDel="00000000" w:rsidP="00000000" w:rsidRDefault="00000000" w:rsidRPr="00000000" w14:paraId="00000211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0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04"/>
                </w:sdtPr>
                <w:sdtContent>
                  <w:p w:rsidR="00000000" w:rsidDel="00000000" w:rsidP="00000000" w:rsidRDefault="00000000" w:rsidRPr="00000000" w14:paraId="00000212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0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06"/>
                </w:sdtPr>
                <w:sdtContent>
                  <w:p w:rsidR="00000000" w:rsidDel="00000000" w:rsidP="00000000" w:rsidRDefault="00000000" w:rsidRPr="00000000" w14:paraId="00000213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0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08"/>
                </w:sdtPr>
                <w:sdtContent>
                  <w:p w:rsidR="00000000" w:rsidDel="00000000" w:rsidP="00000000" w:rsidRDefault="00000000" w:rsidRPr="00000000" w14:paraId="00000214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0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10"/>
                </w:sdtPr>
                <w:sdtContent>
                  <w:p w:rsidR="00000000" w:rsidDel="00000000" w:rsidP="00000000" w:rsidRDefault="00000000" w:rsidRPr="00000000" w14:paraId="00000215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09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12"/>
                </w:sdtPr>
                <w:sdtContent>
                  <w:p w:rsidR="00000000" w:rsidDel="00000000" w:rsidP="00000000" w:rsidRDefault="00000000" w:rsidRPr="00000000" w14:paraId="00000216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11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14"/>
                </w:sdtPr>
                <w:sdtContent>
                  <w:p w:rsidR="00000000" w:rsidDel="00000000" w:rsidP="00000000" w:rsidRDefault="00000000" w:rsidRPr="00000000" w14:paraId="00000217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13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16"/>
                </w:sdtPr>
                <w:sdtContent>
                  <w:p w:rsidR="00000000" w:rsidDel="00000000" w:rsidP="00000000" w:rsidRDefault="00000000" w:rsidRPr="00000000" w14:paraId="00000218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15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center"/>
              </w:tcPr>
              <w:sdt>
                <w:sdtPr>
                  <w:tag w:val="goog_rdk_1118"/>
                </w:sdtPr>
                <w:sdtContent>
                  <w:p w:rsidR="00000000" w:rsidDel="00000000" w:rsidP="00000000" w:rsidRDefault="00000000" w:rsidRPr="00000000" w14:paraId="00000219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17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119"/>
        </w:sdtPr>
        <w:sdtContent>
          <w:tr>
            <w:trPr>
              <w:cantSplit w:val="0"/>
              <w:trHeight w:val="286" w:hRule="atLeast"/>
              <w:tblHeader w:val="0"/>
              <w:ins w:author="Sylwia Wrona" w:id="142" w:date="2024-08-05T22:24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121"/>
                </w:sdtPr>
                <w:sdtContent>
                  <w:p w:rsidR="00000000" w:rsidDel="00000000" w:rsidP="00000000" w:rsidRDefault="00000000" w:rsidRPr="00000000" w14:paraId="0000021A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2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23"/>
                </w:sdtPr>
                <w:sdtContent>
                  <w:p w:rsidR="00000000" w:rsidDel="00000000" w:rsidP="00000000" w:rsidRDefault="00000000" w:rsidRPr="00000000" w14:paraId="0000021B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2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25"/>
                </w:sdtPr>
                <w:sdtContent>
                  <w:p w:rsidR="00000000" w:rsidDel="00000000" w:rsidP="00000000" w:rsidRDefault="00000000" w:rsidRPr="00000000" w14:paraId="0000021C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2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27"/>
                </w:sdtPr>
                <w:sdtContent>
                  <w:p w:rsidR="00000000" w:rsidDel="00000000" w:rsidP="00000000" w:rsidRDefault="00000000" w:rsidRPr="00000000" w14:paraId="0000021D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2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29"/>
                </w:sdtPr>
                <w:sdtContent>
                  <w:p w:rsidR="00000000" w:rsidDel="00000000" w:rsidP="00000000" w:rsidRDefault="00000000" w:rsidRPr="00000000" w14:paraId="0000021E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2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31"/>
                </w:sdtPr>
                <w:sdtContent>
                  <w:p w:rsidR="00000000" w:rsidDel="00000000" w:rsidP="00000000" w:rsidRDefault="00000000" w:rsidRPr="00000000" w14:paraId="0000021F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30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33"/>
                </w:sdtPr>
                <w:sdtContent>
                  <w:p w:rsidR="00000000" w:rsidDel="00000000" w:rsidP="00000000" w:rsidRDefault="00000000" w:rsidRPr="00000000" w14:paraId="00000220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32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35"/>
                </w:sdtPr>
                <w:sdtContent>
                  <w:p w:rsidR="00000000" w:rsidDel="00000000" w:rsidP="00000000" w:rsidRDefault="00000000" w:rsidRPr="00000000" w14:paraId="00000221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34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37"/>
                </w:sdtPr>
                <w:sdtContent>
                  <w:p w:rsidR="00000000" w:rsidDel="00000000" w:rsidP="00000000" w:rsidRDefault="00000000" w:rsidRPr="00000000" w14:paraId="00000222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36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39"/>
                </w:sdtPr>
                <w:sdtContent>
                  <w:p w:rsidR="00000000" w:rsidDel="00000000" w:rsidP="00000000" w:rsidRDefault="00000000" w:rsidRPr="00000000" w14:paraId="00000223">
                    <w:pPr>
                      <w:spacing w:after="0" w:line="240" w:lineRule="auto"/>
                      <w:rPr>
                        <w:ins w:author="Sylwia Wrona" w:id="142" w:date="2024-08-05T22:24:00Z"/>
                        <w:rFonts w:ascii="Aptos Narrow" w:cs="Aptos Narrow" w:eastAsia="Aptos Narrow" w:hAnsi="Aptos Narrow"/>
                        <w:color w:val="000000"/>
                        <w:sz w:val="16"/>
                        <w:szCs w:val="16"/>
                      </w:rPr>
                    </w:pPr>
                    <w:sdt>
                      <w:sdtPr>
                        <w:tag w:val="goog_rdk_1138"/>
                      </w:sdtPr>
                      <w:sdtContent>
                        <w:ins w:author="Sylwia Wrona" w:id="142" w:date="2024-08-05T22:24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</w:tbl>
    <w:sdt>
      <w:sdtPr>
        <w:tag w:val="goog_rdk_1142"/>
      </w:sdtPr>
      <w:sdtContent>
        <w:p w:rsidR="00000000" w:rsidDel="00000000" w:rsidP="00000000" w:rsidRDefault="00000000" w:rsidRPr="00000000" w14:paraId="00000224">
          <w:pPr>
            <w:keepNext w:val="0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ins w:author="Sylwia Wrona" w:id="143" w:date="2024-08-05T22:25:00Z"/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144" w:date="2024-08-06T00:02:00Z">
                <w:rPr/>
              </w:rPrChange>
            </w:rPr>
            <w:pPrChange w:author="Sylwia Wrona" w:id="0" w:date="2024-08-06T00:02:00Z">
              <w:pPr/>
            </w:pPrChange>
          </w:pPr>
          <w:sdt>
            <w:sdtPr>
              <w:tag w:val="goog_rdk_1141"/>
            </w:sdtPr>
            <w:sdtContent>
              <w:ins w:author="Sylwia Wrona" w:id="143" w:date="2024-08-05T22:25:00Z">
                <w:r w:rsidDel="00000000" w:rsidR="00000000" w:rsidRPr="00000000">
                  <w:rPr>
                    <w:rtl w:val="0"/>
                  </w:rPr>
                  <w:t xml:space="preserve">*Kolorem zielonym oznaczono przypadki, w których gminy podane w wierszu pierwszym różnią się istotnie od gmin wymienionych w pierwszej kolumnie pod względem wyników z czytania ze zrozumieniem. </w:t>
                </w:r>
              </w:ins>
            </w:sdtContent>
          </w:sdt>
        </w:p>
      </w:sdtContent>
    </w:sdt>
    <w:sdt>
      <w:sdtPr>
        <w:tag w:val="goog_rdk_1144"/>
      </w:sdtPr>
      <w:sdtContent>
        <w:p w:rsidR="00000000" w:rsidDel="00000000" w:rsidP="00000000" w:rsidRDefault="00000000" w:rsidRPr="00000000" w14:paraId="00000225">
          <w:pPr>
            <w:rPr>
              <w:ins w:author="Sylwia Wrona" w:id="143" w:date="2024-08-05T22:25:00Z"/>
              <w:i w:val="1"/>
              <w:color w:val="242852"/>
              <w:sz w:val="20"/>
              <w:szCs w:val="20"/>
            </w:rPr>
          </w:pPr>
          <w:sdt>
            <w:sdtPr>
              <w:tag w:val="goog_rdk_1143"/>
            </w:sdtPr>
            <w:sdtContent>
              <w:ins w:author="Sylwia Wrona" w:id="143" w:date="2024-08-05T22:25:00Z">
                <w:r w:rsidDel="00000000" w:rsidR="00000000" w:rsidRPr="00000000">
                  <w:br w:type="page"/>
                </w:r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146"/>
      </w:sdtPr>
      <w:sdtContent>
        <w:p w:rsidR="00000000" w:rsidDel="00000000" w:rsidP="00000000" w:rsidRDefault="00000000" w:rsidRPr="00000000" w14:paraId="00000226">
          <w:pPr>
            <w:keepNext w:val="1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145" w:date="2024-08-05T23:55:00Z">
                <w:rPr/>
              </w:rPrChange>
            </w:rPr>
            <w:pPrChange w:author="Sylwia Wrona" w:id="0" w:date="2024-08-05T23:55:00Z">
              <w:pPr/>
            </w:pPrChange>
          </w:pPr>
          <w:sdt>
            <w:sdtPr>
              <w:tag w:val="goog_rdk_1145"/>
            </w:sdtPr>
            <w:sdtContent>
              <w:ins w:author="Sylwia Wrona" w:id="143" w:date="2024-08-05T22:25:00Z">
                <w:r w:rsidDel="00000000" w:rsidR="00000000" w:rsidRPr="00000000">
                  <w:rPr>
                    <w:rtl w:val="0"/>
                  </w:rPr>
                  <w:t xml:space="preserve">Tabela 7. Różnice w wynikach między gminami w matematyce dla klasy czwartej</w:t>
                </w:r>
              </w:ins>
            </w:sdtContent>
          </w:sdt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8"/>
        <w:jc w:val="left"/>
        <w:tblLayout w:type="fixed"/>
        <w:tblLook w:val="0400"/>
      </w:tblPr>
      <w:tblGrid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tblGridChange w:id="0">
          <w:tblGrid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</w:tblGrid>
        </w:tblGridChange>
      </w:tblGrid>
      <w:sdt>
        <w:sdtPr>
          <w:tag w:val="goog_rdk_1148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150"/>
                </w:sdtPr>
                <w:sdtContent>
                  <w:p w:rsidR="00000000" w:rsidDel="00000000" w:rsidP="00000000" w:rsidRDefault="00000000" w:rsidRPr="00000000" w14:paraId="00000227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4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52"/>
                </w:sdtPr>
                <w:sdtContent>
                  <w:p w:rsidR="00000000" w:rsidDel="00000000" w:rsidP="00000000" w:rsidRDefault="00000000" w:rsidRPr="00000000" w14:paraId="00000228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5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54"/>
                </w:sdtPr>
                <w:sdtContent>
                  <w:p w:rsidR="00000000" w:rsidDel="00000000" w:rsidP="00000000" w:rsidRDefault="00000000" w:rsidRPr="00000000" w14:paraId="00000229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5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56"/>
                </w:sdtPr>
                <w:sdtContent>
                  <w:p w:rsidR="00000000" w:rsidDel="00000000" w:rsidP="00000000" w:rsidRDefault="00000000" w:rsidRPr="00000000" w14:paraId="0000022A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5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58"/>
                </w:sdtPr>
                <w:sdtContent>
                  <w:p w:rsidR="00000000" w:rsidDel="00000000" w:rsidP="00000000" w:rsidRDefault="00000000" w:rsidRPr="00000000" w14:paraId="0000022B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5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60"/>
                </w:sdtPr>
                <w:sdtContent>
                  <w:p w:rsidR="00000000" w:rsidDel="00000000" w:rsidP="00000000" w:rsidRDefault="00000000" w:rsidRPr="00000000" w14:paraId="0000022C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5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62"/>
                </w:sdtPr>
                <w:sdtContent>
                  <w:p w:rsidR="00000000" w:rsidDel="00000000" w:rsidP="00000000" w:rsidRDefault="00000000" w:rsidRPr="00000000" w14:paraId="0000022D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6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64"/>
                </w:sdtPr>
                <w:sdtContent>
                  <w:p w:rsidR="00000000" w:rsidDel="00000000" w:rsidP="00000000" w:rsidRDefault="00000000" w:rsidRPr="00000000" w14:paraId="0000022E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6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66"/>
                </w:sdtPr>
                <w:sdtContent>
                  <w:p w:rsidR="00000000" w:rsidDel="00000000" w:rsidP="00000000" w:rsidRDefault="00000000" w:rsidRPr="00000000" w14:paraId="0000022F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6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Zdunska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68"/>
                </w:sdtPr>
                <w:sdtContent>
                  <w:p w:rsidR="00000000" w:rsidDel="00000000" w:rsidP="00000000" w:rsidRDefault="00000000" w:rsidRPr="00000000" w14:paraId="00000230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6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169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171"/>
                </w:sdtPr>
                <w:sdtContent>
                  <w:p w:rsidR="00000000" w:rsidDel="00000000" w:rsidP="00000000" w:rsidRDefault="00000000" w:rsidRPr="00000000" w14:paraId="00000231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7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sdt>
                <w:sdtPr>
                  <w:tag w:val="goog_rdk_1173"/>
                </w:sdtPr>
                <w:sdtContent>
                  <w:p w:rsidR="00000000" w:rsidDel="00000000" w:rsidP="00000000" w:rsidRDefault="00000000" w:rsidRPr="00000000" w14:paraId="00000232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7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75"/>
                </w:sdtPr>
                <w:sdtContent>
                  <w:p w:rsidR="00000000" w:rsidDel="00000000" w:rsidP="00000000" w:rsidRDefault="00000000" w:rsidRPr="00000000" w14:paraId="00000233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7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center"/>
              </w:tcPr>
              <w:sdt>
                <w:sdtPr>
                  <w:tag w:val="goog_rdk_1177"/>
                </w:sdtPr>
                <w:sdtContent>
                  <w:p w:rsidR="00000000" w:rsidDel="00000000" w:rsidP="00000000" w:rsidRDefault="00000000" w:rsidRPr="00000000" w14:paraId="00000234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7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79"/>
                </w:sdtPr>
                <w:sdtContent>
                  <w:p w:rsidR="00000000" w:rsidDel="00000000" w:rsidP="00000000" w:rsidRDefault="00000000" w:rsidRPr="00000000" w14:paraId="00000235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7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81"/>
                </w:sdtPr>
                <w:sdtContent>
                  <w:p w:rsidR="00000000" w:rsidDel="00000000" w:rsidP="00000000" w:rsidRDefault="00000000" w:rsidRPr="00000000" w14:paraId="00000236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8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center"/>
              </w:tcPr>
              <w:sdt>
                <w:sdtPr>
                  <w:tag w:val="goog_rdk_1183"/>
                </w:sdtPr>
                <w:sdtContent>
                  <w:p w:rsidR="00000000" w:rsidDel="00000000" w:rsidP="00000000" w:rsidRDefault="00000000" w:rsidRPr="00000000" w14:paraId="00000237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8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85"/>
                </w:sdtPr>
                <w:sdtContent>
                  <w:p w:rsidR="00000000" w:rsidDel="00000000" w:rsidP="00000000" w:rsidRDefault="00000000" w:rsidRPr="00000000" w14:paraId="00000238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8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87"/>
                </w:sdtPr>
                <w:sdtContent>
                  <w:p w:rsidR="00000000" w:rsidDel="00000000" w:rsidP="00000000" w:rsidRDefault="00000000" w:rsidRPr="00000000" w14:paraId="00000239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8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sdt>
                <w:sdtPr>
                  <w:tag w:val="goog_rdk_1189"/>
                </w:sdtPr>
                <w:sdtContent>
                  <w:p w:rsidR="00000000" w:rsidDel="00000000" w:rsidP="00000000" w:rsidRDefault="00000000" w:rsidRPr="00000000" w14:paraId="0000023A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8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190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192"/>
                </w:sdtPr>
                <w:sdtContent>
                  <w:p w:rsidR="00000000" w:rsidDel="00000000" w:rsidP="00000000" w:rsidRDefault="00000000" w:rsidRPr="00000000" w14:paraId="0000023B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9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194"/>
                </w:sdtPr>
                <w:sdtContent>
                  <w:p w:rsidR="00000000" w:rsidDel="00000000" w:rsidP="00000000" w:rsidRDefault="00000000" w:rsidRPr="00000000" w14:paraId="0000023C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9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196"/>
                </w:sdtPr>
                <w:sdtContent>
                  <w:p w:rsidR="00000000" w:rsidDel="00000000" w:rsidP="00000000" w:rsidRDefault="00000000" w:rsidRPr="00000000" w14:paraId="0000023D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9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bottom"/>
              </w:tcPr>
              <w:sdt>
                <w:sdtPr>
                  <w:tag w:val="goog_rdk_1198"/>
                </w:sdtPr>
                <w:sdtContent>
                  <w:p w:rsidR="00000000" w:rsidDel="00000000" w:rsidP="00000000" w:rsidRDefault="00000000" w:rsidRPr="00000000" w14:paraId="0000023E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9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00"/>
                </w:sdtPr>
                <w:sdtContent>
                  <w:p w:rsidR="00000000" w:rsidDel="00000000" w:rsidP="00000000" w:rsidRDefault="00000000" w:rsidRPr="00000000" w14:paraId="0000023F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19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02"/>
                </w:sdtPr>
                <w:sdtContent>
                  <w:p w:rsidR="00000000" w:rsidDel="00000000" w:rsidP="00000000" w:rsidRDefault="00000000" w:rsidRPr="00000000" w14:paraId="00000240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0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bottom"/>
              </w:tcPr>
              <w:sdt>
                <w:sdtPr>
                  <w:tag w:val="goog_rdk_1204"/>
                </w:sdtPr>
                <w:sdtContent>
                  <w:p w:rsidR="00000000" w:rsidDel="00000000" w:rsidP="00000000" w:rsidRDefault="00000000" w:rsidRPr="00000000" w14:paraId="00000241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0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06"/>
                </w:sdtPr>
                <w:sdtContent>
                  <w:p w:rsidR="00000000" w:rsidDel="00000000" w:rsidP="00000000" w:rsidRDefault="00000000" w:rsidRPr="00000000" w14:paraId="00000242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0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08"/>
                </w:sdtPr>
                <w:sdtContent>
                  <w:p w:rsidR="00000000" w:rsidDel="00000000" w:rsidP="00000000" w:rsidRDefault="00000000" w:rsidRPr="00000000" w14:paraId="00000243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0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10"/>
                </w:sdtPr>
                <w:sdtContent>
                  <w:p w:rsidR="00000000" w:rsidDel="00000000" w:rsidP="00000000" w:rsidRDefault="00000000" w:rsidRPr="00000000" w14:paraId="00000244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0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211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13"/>
                </w:sdtPr>
                <w:sdtContent>
                  <w:p w:rsidR="00000000" w:rsidDel="00000000" w:rsidP="00000000" w:rsidRDefault="00000000" w:rsidRPr="00000000" w14:paraId="00000245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1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15"/>
                </w:sdtPr>
                <w:sdtContent>
                  <w:p w:rsidR="00000000" w:rsidDel="00000000" w:rsidP="00000000" w:rsidRDefault="00000000" w:rsidRPr="00000000" w14:paraId="00000246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1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17"/>
                </w:sdtPr>
                <w:sdtContent>
                  <w:p w:rsidR="00000000" w:rsidDel="00000000" w:rsidP="00000000" w:rsidRDefault="00000000" w:rsidRPr="00000000" w14:paraId="00000247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1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19"/>
                </w:sdtPr>
                <w:sdtContent>
                  <w:p w:rsidR="00000000" w:rsidDel="00000000" w:rsidP="00000000" w:rsidRDefault="00000000" w:rsidRPr="00000000" w14:paraId="00000248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1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221"/>
                </w:sdtPr>
                <w:sdtContent>
                  <w:p w:rsidR="00000000" w:rsidDel="00000000" w:rsidP="00000000" w:rsidRDefault="00000000" w:rsidRPr="00000000" w14:paraId="00000249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2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223"/>
                </w:sdtPr>
                <w:sdtContent>
                  <w:p w:rsidR="00000000" w:rsidDel="00000000" w:rsidP="00000000" w:rsidRDefault="00000000" w:rsidRPr="00000000" w14:paraId="0000024A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2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25"/>
                </w:sdtPr>
                <w:sdtContent>
                  <w:p w:rsidR="00000000" w:rsidDel="00000000" w:rsidP="00000000" w:rsidRDefault="00000000" w:rsidRPr="00000000" w14:paraId="0000024B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2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227"/>
                </w:sdtPr>
                <w:sdtContent>
                  <w:p w:rsidR="00000000" w:rsidDel="00000000" w:rsidP="00000000" w:rsidRDefault="00000000" w:rsidRPr="00000000" w14:paraId="0000024C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2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229"/>
                </w:sdtPr>
                <w:sdtContent>
                  <w:p w:rsidR="00000000" w:rsidDel="00000000" w:rsidP="00000000" w:rsidRDefault="00000000" w:rsidRPr="00000000" w14:paraId="0000024D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2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231"/>
                </w:sdtPr>
                <w:sdtContent>
                  <w:p w:rsidR="00000000" w:rsidDel="00000000" w:rsidP="00000000" w:rsidRDefault="00000000" w:rsidRPr="00000000" w14:paraId="0000024E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3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232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34"/>
                </w:sdtPr>
                <w:sdtContent>
                  <w:p w:rsidR="00000000" w:rsidDel="00000000" w:rsidP="00000000" w:rsidRDefault="00000000" w:rsidRPr="00000000" w14:paraId="0000024F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3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36"/>
                </w:sdtPr>
                <w:sdtContent>
                  <w:p w:rsidR="00000000" w:rsidDel="00000000" w:rsidP="00000000" w:rsidRDefault="00000000" w:rsidRPr="00000000" w14:paraId="00000250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3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38"/>
                </w:sdtPr>
                <w:sdtContent>
                  <w:p w:rsidR="00000000" w:rsidDel="00000000" w:rsidP="00000000" w:rsidRDefault="00000000" w:rsidRPr="00000000" w14:paraId="00000251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3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40"/>
                </w:sdtPr>
                <w:sdtContent>
                  <w:p w:rsidR="00000000" w:rsidDel="00000000" w:rsidP="00000000" w:rsidRDefault="00000000" w:rsidRPr="00000000" w14:paraId="00000252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3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42"/>
                </w:sdtPr>
                <w:sdtContent>
                  <w:p w:rsidR="00000000" w:rsidDel="00000000" w:rsidP="00000000" w:rsidRDefault="00000000" w:rsidRPr="00000000" w14:paraId="00000253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4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44"/>
                </w:sdtPr>
                <w:sdtContent>
                  <w:p w:rsidR="00000000" w:rsidDel="00000000" w:rsidP="00000000" w:rsidRDefault="00000000" w:rsidRPr="00000000" w14:paraId="00000254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4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bottom"/>
              </w:tcPr>
              <w:sdt>
                <w:sdtPr>
                  <w:tag w:val="goog_rdk_1246"/>
                </w:sdtPr>
                <w:sdtContent>
                  <w:p w:rsidR="00000000" w:rsidDel="00000000" w:rsidP="00000000" w:rsidRDefault="00000000" w:rsidRPr="00000000" w14:paraId="00000255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4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48"/>
                </w:sdtPr>
                <w:sdtContent>
                  <w:p w:rsidR="00000000" w:rsidDel="00000000" w:rsidP="00000000" w:rsidRDefault="00000000" w:rsidRPr="00000000" w14:paraId="00000256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4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50"/>
                </w:sdtPr>
                <w:sdtContent>
                  <w:p w:rsidR="00000000" w:rsidDel="00000000" w:rsidP="00000000" w:rsidRDefault="00000000" w:rsidRPr="00000000" w14:paraId="00000257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4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52"/>
                </w:sdtPr>
                <w:sdtContent>
                  <w:p w:rsidR="00000000" w:rsidDel="00000000" w:rsidP="00000000" w:rsidRDefault="00000000" w:rsidRPr="00000000" w14:paraId="00000258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5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253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55"/>
                </w:sdtPr>
                <w:sdtContent>
                  <w:p w:rsidR="00000000" w:rsidDel="00000000" w:rsidP="00000000" w:rsidRDefault="00000000" w:rsidRPr="00000000" w14:paraId="00000259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5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57"/>
                </w:sdtPr>
                <w:sdtContent>
                  <w:p w:rsidR="00000000" w:rsidDel="00000000" w:rsidP="00000000" w:rsidRDefault="00000000" w:rsidRPr="00000000" w14:paraId="0000025A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5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59"/>
                </w:sdtPr>
                <w:sdtContent>
                  <w:p w:rsidR="00000000" w:rsidDel="00000000" w:rsidP="00000000" w:rsidRDefault="00000000" w:rsidRPr="00000000" w14:paraId="0000025B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5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61"/>
                </w:sdtPr>
                <w:sdtContent>
                  <w:p w:rsidR="00000000" w:rsidDel="00000000" w:rsidP="00000000" w:rsidRDefault="00000000" w:rsidRPr="00000000" w14:paraId="0000025C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6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63"/>
                </w:sdtPr>
                <w:sdtContent>
                  <w:p w:rsidR="00000000" w:rsidDel="00000000" w:rsidP="00000000" w:rsidRDefault="00000000" w:rsidRPr="00000000" w14:paraId="0000025D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6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65"/>
                </w:sdtPr>
                <w:sdtContent>
                  <w:p w:rsidR="00000000" w:rsidDel="00000000" w:rsidP="00000000" w:rsidRDefault="00000000" w:rsidRPr="00000000" w14:paraId="0000025E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6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7c7ac" w:val="clear"/>
                <w:vAlign w:val="bottom"/>
              </w:tcPr>
              <w:sdt>
                <w:sdtPr>
                  <w:tag w:val="goog_rdk_1267"/>
                </w:sdtPr>
                <w:sdtContent>
                  <w:p w:rsidR="00000000" w:rsidDel="00000000" w:rsidP="00000000" w:rsidRDefault="00000000" w:rsidRPr="00000000" w14:paraId="0000025F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6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69"/>
                </w:sdtPr>
                <w:sdtContent>
                  <w:p w:rsidR="00000000" w:rsidDel="00000000" w:rsidP="00000000" w:rsidRDefault="00000000" w:rsidRPr="00000000" w14:paraId="00000260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6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71"/>
                </w:sdtPr>
                <w:sdtContent>
                  <w:p w:rsidR="00000000" w:rsidDel="00000000" w:rsidP="00000000" w:rsidRDefault="00000000" w:rsidRPr="00000000" w14:paraId="00000261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7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73"/>
                </w:sdtPr>
                <w:sdtContent>
                  <w:p w:rsidR="00000000" w:rsidDel="00000000" w:rsidP="00000000" w:rsidRDefault="00000000" w:rsidRPr="00000000" w14:paraId="00000262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7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274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76"/>
                </w:sdtPr>
                <w:sdtContent>
                  <w:p w:rsidR="00000000" w:rsidDel="00000000" w:rsidP="00000000" w:rsidRDefault="00000000" w:rsidRPr="00000000" w14:paraId="00000263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7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78"/>
                </w:sdtPr>
                <w:sdtContent>
                  <w:p w:rsidR="00000000" w:rsidDel="00000000" w:rsidP="00000000" w:rsidRDefault="00000000" w:rsidRPr="00000000" w14:paraId="00000264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7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80"/>
                </w:sdtPr>
                <w:sdtContent>
                  <w:p w:rsidR="00000000" w:rsidDel="00000000" w:rsidP="00000000" w:rsidRDefault="00000000" w:rsidRPr="00000000" w14:paraId="00000265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7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82"/>
                </w:sdtPr>
                <w:sdtContent>
                  <w:p w:rsidR="00000000" w:rsidDel="00000000" w:rsidP="00000000" w:rsidRDefault="00000000" w:rsidRPr="00000000" w14:paraId="00000266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8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84"/>
                </w:sdtPr>
                <w:sdtContent>
                  <w:p w:rsidR="00000000" w:rsidDel="00000000" w:rsidP="00000000" w:rsidRDefault="00000000" w:rsidRPr="00000000" w14:paraId="00000267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8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86"/>
                </w:sdtPr>
                <w:sdtContent>
                  <w:p w:rsidR="00000000" w:rsidDel="00000000" w:rsidP="00000000" w:rsidRDefault="00000000" w:rsidRPr="00000000" w14:paraId="00000268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8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88"/>
                </w:sdtPr>
                <w:sdtContent>
                  <w:p w:rsidR="00000000" w:rsidDel="00000000" w:rsidP="00000000" w:rsidRDefault="00000000" w:rsidRPr="00000000" w14:paraId="00000269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8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90"/>
                </w:sdtPr>
                <w:sdtContent>
                  <w:p w:rsidR="00000000" w:rsidDel="00000000" w:rsidP="00000000" w:rsidRDefault="00000000" w:rsidRPr="00000000" w14:paraId="0000026A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8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83e28e" w:val="clear"/>
                <w:vAlign w:val="bottom"/>
              </w:tcPr>
              <w:sdt>
                <w:sdtPr>
                  <w:tag w:val="goog_rdk_1292"/>
                </w:sdtPr>
                <w:sdtContent>
                  <w:p w:rsidR="00000000" w:rsidDel="00000000" w:rsidP="00000000" w:rsidRDefault="00000000" w:rsidRPr="00000000" w14:paraId="0000026B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9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83e28e" w:val="clear"/>
                <w:vAlign w:val="bottom"/>
              </w:tcPr>
              <w:sdt>
                <w:sdtPr>
                  <w:tag w:val="goog_rdk_1294"/>
                </w:sdtPr>
                <w:sdtContent>
                  <w:p w:rsidR="00000000" w:rsidDel="00000000" w:rsidP="00000000" w:rsidRDefault="00000000" w:rsidRPr="00000000" w14:paraId="0000026C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9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295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297"/>
                </w:sdtPr>
                <w:sdtContent>
                  <w:p w:rsidR="00000000" w:rsidDel="00000000" w:rsidP="00000000" w:rsidRDefault="00000000" w:rsidRPr="00000000" w14:paraId="0000026D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9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299"/>
                </w:sdtPr>
                <w:sdtContent>
                  <w:p w:rsidR="00000000" w:rsidDel="00000000" w:rsidP="00000000" w:rsidRDefault="00000000" w:rsidRPr="00000000" w14:paraId="0000026E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29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01"/>
                </w:sdtPr>
                <w:sdtContent>
                  <w:p w:rsidR="00000000" w:rsidDel="00000000" w:rsidP="00000000" w:rsidRDefault="00000000" w:rsidRPr="00000000" w14:paraId="0000026F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0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03"/>
                </w:sdtPr>
                <w:sdtContent>
                  <w:p w:rsidR="00000000" w:rsidDel="00000000" w:rsidP="00000000" w:rsidRDefault="00000000" w:rsidRPr="00000000" w14:paraId="00000270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0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05"/>
                </w:sdtPr>
                <w:sdtContent>
                  <w:p w:rsidR="00000000" w:rsidDel="00000000" w:rsidP="00000000" w:rsidRDefault="00000000" w:rsidRPr="00000000" w14:paraId="00000271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0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07"/>
                </w:sdtPr>
                <w:sdtContent>
                  <w:p w:rsidR="00000000" w:rsidDel="00000000" w:rsidP="00000000" w:rsidRDefault="00000000" w:rsidRPr="00000000" w14:paraId="00000272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0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09"/>
                </w:sdtPr>
                <w:sdtContent>
                  <w:p w:rsidR="00000000" w:rsidDel="00000000" w:rsidP="00000000" w:rsidRDefault="00000000" w:rsidRPr="00000000" w14:paraId="00000273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0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11"/>
                </w:sdtPr>
                <w:sdtContent>
                  <w:p w:rsidR="00000000" w:rsidDel="00000000" w:rsidP="00000000" w:rsidRDefault="00000000" w:rsidRPr="00000000" w14:paraId="00000274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1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13"/>
                </w:sdtPr>
                <w:sdtContent>
                  <w:p w:rsidR="00000000" w:rsidDel="00000000" w:rsidP="00000000" w:rsidRDefault="00000000" w:rsidRPr="00000000" w14:paraId="00000275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1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15"/>
                </w:sdtPr>
                <w:sdtContent>
                  <w:p w:rsidR="00000000" w:rsidDel="00000000" w:rsidP="00000000" w:rsidRDefault="00000000" w:rsidRPr="00000000" w14:paraId="00000276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1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316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18"/>
                </w:sdtPr>
                <w:sdtContent>
                  <w:p w:rsidR="00000000" w:rsidDel="00000000" w:rsidP="00000000" w:rsidRDefault="00000000" w:rsidRPr="00000000" w14:paraId="00000277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1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Zduńska Wola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20"/>
                </w:sdtPr>
                <w:sdtContent>
                  <w:p w:rsidR="00000000" w:rsidDel="00000000" w:rsidP="00000000" w:rsidRDefault="00000000" w:rsidRPr="00000000" w14:paraId="00000278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1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22"/>
                </w:sdtPr>
                <w:sdtContent>
                  <w:p w:rsidR="00000000" w:rsidDel="00000000" w:rsidP="00000000" w:rsidRDefault="00000000" w:rsidRPr="00000000" w14:paraId="00000279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2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24"/>
                </w:sdtPr>
                <w:sdtContent>
                  <w:p w:rsidR="00000000" w:rsidDel="00000000" w:rsidP="00000000" w:rsidRDefault="00000000" w:rsidRPr="00000000" w14:paraId="0000027A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2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26"/>
                </w:sdtPr>
                <w:sdtContent>
                  <w:p w:rsidR="00000000" w:rsidDel="00000000" w:rsidP="00000000" w:rsidRDefault="00000000" w:rsidRPr="00000000" w14:paraId="0000027B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2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28"/>
                </w:sdtPr>
                <w:sdtContent>
                  <w:p w:rsidR="00000000" w:rsidDel="00000000" w:rsidP="00000000" w:rsidRDefault="00000000" w:rsidRPr="00000000" w14:paraId="0000027C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27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30"/>
                </w:sdtPr>
                <w:sdtContent>
                  <w:p w:rsidR="00000000" w:rsidDel="00000000" w:rsidP="00000000" w:rsidRDefault="00000000" w:rsidRPr="00000000" w14:paraId="0000027D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29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32"/>
                </w:sdtPr>
                <w:sdtContent>
                  <w:p w:rsidR="00000000" w:rsidDel="00000000" w:rsidP="00000000" w:rsidRDefault="00000000" w:rsidRPr="00000000" w14:paraId="0000027E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31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34"/>
                </w:sdtPr>
                <w:sdtContent>
                  <w:p w:rsidR="00000000" w:rsidDel="00000000" w:rsidP="00000000" w:rsidRDefault="00000000" w:rsidRPr="00000000" w14:paraId="0000027F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33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36"/>
                </w:sdtPr>
                <w:sdtContent>
                  <w:p w:rsidR="00000000" w:rsidDel="00000000" w:rsidP="00000000" w:rsidRDefault="00000000" w:rsidRPr="00000000" w14:paraId="00000280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35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337"/>
        </w:sdtPr>
        <w:sdtContent>
          <w:tr>
            <w:trPr>
              <w:cantSplit w:val="0"/>
              <w:trHeight w:val="304" w:hRule="atLeast"/>
              <w:tblHeader w:val="0"/>
              <w:ins w:author="Sylwia Wrona" w:id="146" w:date="2024-08-05T23:53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39"/>
                </w:sdtPr>
                <w:sdtContent>
                  <w:p w:rsidR="00000000" w:rsidDel="00000000" w:rsidP="00000000" w:rsidRDefault="00000000" w:rsidRPr="00000000" w14:paraId="00000281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3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41"/>
                </w:sdtPr>
                <w:sdtContent>
                  <w:p w:rsidR="00000000" w:rsidDel="00000000" w:rsidP="00000000" w:rsidRDefault="00000000" w:rsidRPr="00000000" w14:paraId="00000282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4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43"/>
                </w:sdtPr>
                <w:sdtContent>
                  <w:p w:rsidR="00000000" w:rsidDel="00000000" w:rsidP="00000000" w:rsidRDefault="00000000" w:rsidRPr="00000000" w14:paraId="00000283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4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45"/>
                </w:sdtPr>
                <w:sdtContent>
                  <w:p w:rsidR="00000000" w:rsidDel="00000000" w:rsidP="00000000" w:rsidRDefault="00000000" w:rsidRPr="00000000" w14:paraId="00000284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4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47"/>
                </w:sdtPr>
                <w:sdtContent>
                  <w:p w:rsidR="00000000" w:rsidDel="00000000" w:rsidP="00000000" w:rsidRDefault="00000000" w:rsidRPr="00000000" w14:paraId="00000285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4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49"/>
                </w:sdtPr>
                <w:sdtContent>
                  <w:p w:rsidR="00000000" w:rsidDel="00000000" w:rsidP="00000000" w:rsidRDefault="00000000" w:rsidRPr="00000000" w14:paraId="00000286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48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51"/>
                </w:sdtPr>
                <w:sdtContent>
                  <w:p w:rsidR="00000000" w:rsidDel="00000000" w:rsidP="00000000" w:rsidRDefault="00000000" w:rsidRPr="00000000" w14:paraId="00000287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50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53"/>
                </w:sdtPr>
                <w:sdtContent>
                  <w:p w:rsidR="00000000" w:rsidDel="00000000" w:rsidP="00000000" w:rsidRDefault="00000000" w:rsidRPr="00000000" w14:paraId="00000288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52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55"/>
                </w:sdtPr>
                <w:sdtContent>
                  <w:p w:rsidR="00000000" w:rsidDel="00000000" w:rsidP="00000000" w:rsidRDefault="00000000" w:rsidRPr="00000000" w14:paraId="00000289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54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57"/>
                </w:sdtPr>
                <w:sdtContent>
                  <w:p w:rsidR="00000000" w:rsidDel="00000000" w:rsidP="00000000" w:rsidRDefault="00000000" w:rsidRPr="00000000" w14:paraId="0000028A">
                    <w:pPr>
                      <w:spacing w:after="0" w:line="240" w:lineRule="auto"/>
                      <w:rPr>
                        <w:ins w:author="Sylwia Wrona" w:id="146" w:date="2024-08-05T23:53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56"/>
                      </w:sdtPr>
                      <w:sdtContent>
                        <w:ins w:author="Sylwia Wrona" w:id="146" w:date="2024-08-05T23:53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</w:tbl>
    <w:sdt>
      <w:sdtPr>
        <w:tag w:val="goog_rdk_1360"/>
      </w:sdtPr>
      <w:sdtContent>
        <w:p w:rsidR="00000000" w:rsidDel="00000000" w:rsidP="00000000" w:rsidRDefault="00000000" w:rsidRPr="00000000" w14:paraId="0000028B">
          <w:pPr>
            <w:keepNext w:val="0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ins w:author="Sylwia Wrona" w:id="147" w:date="2024-08-06T00:02:00Z"/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148" w:date="2024-08-06T00:02:00Z">
                <w:rPr/>
              </w:rPrChange>
            </w:rPr>
            <w:pPrChange w:author="Sylwia Wrona" w:id="0" w:date="2024-08-06T00:02:00Z">
              <w:pPr/>
            </w:pPrChange>
          </w:pPr>
          <w:sdt>
            <w:sdtPr>
              <w:tag w:val="goog_rdk_1359"/>
            </w:sdtPr>
            <w:sdtContent>
              <w:ins w:author="Sylwia Wrona" w:id="147" w:date="2024-08-06T00:02:00Z">
                <w:r w:rsidDel="00000000" w:rsidR="00000000" w:rsidRPr="00000000">
                  <w:rPr>
                    <w:rtl w:val="0"/>
                  </w:rPr>
                  <w:t xml:space="preserve">*Kolorem zielonym oznaczono przypadki, w których gminy podane w wierszu pierwszym różnią się istotnie od gmin wymienionych w pierwszej kolumnie pod względem wyników z czytania ze zrozumieniem. </w:t>
                </w:r>
              </w:ins>
            </w:sdtContent>
          </w:sdt>
        </w:p>
      </w:sdtContent>
    </w:sdt>
    <w:sdt>
      <w:sdtPr>
        <w:tag w:val="goog_rdk_1362"/>
      </w:sdtPr>
      <w:sdtContent>
        <w:p w:rsidR="00000000" w:rsidDel="00000000" w:rsidP="00000000" w:rsidRDefault="00000000" w:rsidRPr="00000000" w14:paraId="0000028C">
          <w:pPr>
            <w:keepNext w:val="1"/>
            <w:keepLines w:val="0"/>
            <w:pageBreakBefore w:val="0"/>
            <w:widowControl w:val="1"/>
            <w:spacing w:after="2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  <w:rPrChange w:author="Sylwia Wrona" w:id="149" w:date="2024-08-06T00:01:00Z">
                <w:rPr/>
              </w:rPrChange>
            </w:rPr>
            <w:pPrChange w:author="Sylwia Wrona" w:id="0" w:date="2024-08-06T00:01:00Z">
              <w:pPr/>
            </w:pPrChange>
          </w:pPr>
          <w:sdt>
            <w:sdtPr>
              <w:tag w:val="goog_rdk_1361"/>
            </w:sdtPr>
            <w:sdtContent>
              <w:ins w:author="Sylwia Wrona" w:id="147" w:date="2024-08-06T00:02:00Z">
                <w:r w:rsidDel="00000000" w:rsidR="00000000" w:rsidRPr="00000000">
                  <w:rPr>
                    <w:rtl w:val="0"/>
                  </w:rPr>
                  <w:t xml:space="preserve">Tabela 8. Różnice w wynikach między gminami w matematyce dla klasy szóstej</w:t>
                </w:r>
              </w:ins>
            </w:sdtContent>
          </w:sdt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9"/>
        <w:jc w:val="left"/>
        <w:tblLayout w:type="fixed"/>
        <w:tblLook w:val="0400"/>
      </w:tblPr>
      <w:tblGrid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gridCol w:w="907.2"/>
        <w:tblGridChange w:id="0">
          <w:tblGrid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  <w:gridCol w:w="907.2"/>
          </w:tblGrid>
        </w:tblGridChange>
      </w:tblGrid>
      <w:sdt>
        <w:sdtPr>
          <w:tag w:val="goog_rdk_1364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66"/>
                </w:sdtPr>
                <w:sdtContent>
                  <w:p w:rsidR="00000000" w:rsidDel="00000000" w:rsidP="00000000" w:rsidRDefault="00000000" w:rsidRPr="00000000" w14:paraId="0000028D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6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68"/>
                </w:sdtPr>
                <w:sdtContent>
                  <w:p w:rsidR="00000000" w:rsidDel="00000000" w:rsidP="00000000" w:rsidRDefault="00000000" w:rsidRPr="00000000" w14:paraId="0000028E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6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70"/>
                </w:sdtPr>
                <w:sdtContent>
                  <w:p w:rsidR="00000000" w:rsidDel="00000000" w:rsidP="00000000" w:rsidRDefault="00000000" w:rsidRPr="00000000" w14:paraId="0000028F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6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72"/>
                </w:sdtPr>
                <w:sdtContent>
                  <w:p w:rsidR="00000000" w:rsidDel="00000000" w:rsidP="00000000" w:rsidRDefault="00000000" w:rsidRPr="00000000" w14:paraId="00000290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7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74"/>
                </w:sdtPr>
                <w:sdtContent>
                  <w:p w:rsidR="00000000" w:rsidDel="00000000" w:rsidP="00000000" w:rsidRDefault="00000000" w:rsidRPr="00000000" w14:paraId="00000291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7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76"/>
                </w:sdtPr>
                <w:sdtContent>
                  <w:p w:rsidR="00000000" w:rsidDel="00000000" w:rsidP="00000000" w:rsidRDefault="00000000" w:rsidRPr="00000000" w14:paraId="00000292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7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78"/>
                </w:sdtPr>
                <w:sdtContent>
                  <w:p w:rsidR="00000000" w:rsidDel="00000000" w:rsidP="00000000" w:rsidRDefault="00000000" w:rsidRPr="00000000" w14:paraId="00000293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7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80"/>
                </w:sdtPr>
                <w:sdtContent>
                  <w:p w:rsidR="00000000" w:rsidDel="00000000" w:rsidP="00000000" w:rsidRDefault="00000000" w:rsidRPr="00000000" w14:paraId="00000294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7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82"/>
                </w:sdtPr>
                <w:sdtContent>
                  <w:p w:rsidR="00000000" w:rsidDel="00000000" w:rsidP="00000000" w:rsidRDefault="00000000" w:rsidRPr="00000000" w14:paraId="00000295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8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Zdunska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84"/>
                </w:sdtPr>
                <w:sdtContent>
                  <w:p w:rsidR="00000000" w:rsidDel="00000000" w:rsidP="00000000" w:rsidRDefault="00000000" w:rsidRPr="00000000" w14:paraId="00000296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8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385"/>
        </w:sdtPr>
        <w:sdtContent>
          <w:tr>
            <w:trPr>
              <w:cantSplit w:val="0"/>
              <w:trHeight w:val="290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387"/>
                </w:sdtPr>
                <w:sdtContent>
                  <w:p w:rsidR="00000000" w:rsidDel="00000000" w:rsidP="00000000" w:rsidRDefault="00000000" w:rsidRPr="00000000" w14:paraId="00000297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8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Chełm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389"/>
                </w:sdtPr>
                <w:sdtContent>
                  <w:p w:rsidR="00000000" w:rsidDel="00000000" w:rsidP="00000000" w:rsidRDefault="00000000" w:rsidRPr="00000000" w14:paraId="00000298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8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391"/>
                </w:sdtPr>
                <w:sdtContent>
                  <w:p w:rsidR="00000000" w:rsidDel="00000000" w:rsidP="00000000" w:rsidRDefault="00000000" w:rsidRPr="00000000" w14:paraId="00000299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9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393"/>
                </w:sdtPr>
                <w:sdtContent>
                  <w:p w:rsidR="00000000" w:rsidDel="00000000" w:rsidP="00000000" w:rsidRDefault="00000000" w:rsidRPr="00000000" w14:paraId="0000029A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9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395"/>
                </w:sdtPr>
                <w:sdtContent>
                  <w:p w:rsidR="00000000" w:rsidDel="00000000" w:rsidP="00000000" w:rsidRDefault="00000000" w:rsidRPr="00000000" w14:paraId="0000029B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9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397"/>
                </w:sdtPr>
                <w:sdtContent>
                  <w:p w:rsidR="00000000" w:rsidDel="00000000" w:rsidP="00000000" w:rsidRDefault="00000000" w:rsidRPr="00000000" w14:paraId="0000029C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9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399"/>
                </w:sdtPr>
                <w:sdtContent>
                  <w:p w:rsidR="00000000" w:rsidDel="00000000" w:rsidP="00000000" w:rsidRDefault="00000000" w:rsidRPr="00000000" w14:paraId="0000029D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39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401"/>
                </w:sdtPr>
                <w:sdtContent>
                  <w:p w:rsidR="00000000" w:rsidDel="00000000" w:rsidP="00000000" w:rsidRDefault="00000000" w:rsidRPr="00000000" w14:paraId="0000029E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0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403"/>
                </w:sdtPr>
                <w:sdtContent>
                  <w:p w:rsidR="00000000" w:rsidDel="00000000" w:rsidP="00000000" w:rsidRDefault="00000000" w:rsidRPr="00000000" w14:paraId="0000029F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0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405"/>
                </w:sdtPr>
                <w:sdtContent>
                  <w:p w:rsidR="00000000" w:rsidDel="00000000" w:rsidP="00000000" w:rsidRDefault="00000000" w:rsidRPr="00000000" w14:paraId="000002A0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0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406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08"/>
                </w:sdtPr>
                <w:sdtContent>
                  <w:p w:rsidR="00000000" w:rsidDel="00000000" w:rsidP="00000000" w:rsidRDefault="00000000" w:rsidRPr="00000000" w14:paraId="000002A1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0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Kluczbork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10"/>
                </w:sdtPr>
                <w:sdtContent>
                  <w:p w:rsidR="00000000" w:rsidDel="00000000" w:rsidP="00000000" w:rsidRDefault="00000000" w:rsidRPr="00000000" w14:paraId="000002A2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0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12"/>
                </w:sdtPr>
                <w:sdtContent>
                  <w:p w:rsidR="00000000" w:rsidDel="00000000" w:rsidP="00000000" w:rsidRDefault="00000000" w:rsidRPr="00000000" w14:paraId="000002A3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1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14"/>
                </w:sdtPr>
                <w:sdtContent>
                  <w:p w:rsidR="00000000" w:rsidDel="00000000" w:rsidP="00000000" w:rsidRDefault="00000000" w:rsidRPr="00000000" w14:paraId="000002A4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1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16"/>
                </w:sdtPr>
                <w:sdtContent>
                  <w:p w:rsidR="00000000" w:rsidDel="00000000" w:rsidP="00000000" w:rsidRDefault="00000000" w:rsidRPr="00000000" w14:paraId="000002A5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1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18"/>
                </w:sdtPr>
                <w:sdtContent>
                  <w:p w:rsidR="00000000" w:rsidDel="00000000" w:rsidP="00000000" w:rsidRDefault="00000000" w:rsidRPr="00000000" w14:paraId="000002A6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1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20"/>
                </w:sdtPr>
                <w:sdtContent>
                  <w:p w:rsidR="00000000" w:rsidDel="00000000" w:rsidP="00000000" w:rsidRDefault="00000000" w:rsidRPr="00000000" w14:paraId="000002A7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1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22"/>
                </w:sdtPr>
                <w:sdtContent>
                  <w:p w:rsidR="00000000" w:rsidDel="00000000" w:rsidP="00000000" w:rsidRDefault="00000000" w:rsidRPr="00000000" w14:paraId="000002A8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2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24"/>
                </w:sdtPr>
                <w:sdtContent>
                  <w:p w:rsidR="00000000" w:rsidDel="00000000" w:rsidP="00000000" w:rsidRDefault="00000000" w:rsidRPr="00000000" w14:paraId="000002A9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2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26"/>
                </w:sdtPr>
                <w:sdtContent>
                  <w:p w:rsidR="00000000" w:rsidDel="00000000" w:rsidP="00000000" w:rsidRDefault="00000000" w:rsidRPr="00000000" w14:paraId="000002AA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2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427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29"/>
                </w:sdtPr>
                <w:sdtContent>
                  <w:p w:rsidR="00000000" w:rsidDel="00000000" w:rsidP="00000000" w:rsidRDefault="00000000" w:rsidRPr="00000000" w14:paraId="000002AB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2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Nakło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31"/>
                </w:sdtPr>
                <w:sdtContent>
                  <w:p w:rsidR="00000000" w:rsidDel="00000000" w:rsidP="00000000" w:rsidRDefault="00000000" w:rsidRPr="00000000" w14:paraId="000002AC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3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33"/>
                </w:sdtPr>
                <w:sdtContent>
                  <w:p w:rsidR="00000000" w:rsidDel="00000000" w:rsidP="00000000" w:rsidRDefault="00000000" w:rsidRPr="00000000" w14:paraId="000002AD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3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35"/>
                </w:sdtPr>
                <w:sdtContent>
                  <w:p w:rsidR="00000000" w:rsidDel="00000000" w:rsidP="00000000" w:rsidRDefault="00000000" w:rsidRPr="00000000" w14:paraId="000002AE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3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437"/>
                </w:sdtPr>
                <w:sdtContent>
                  <w:p w:rsidR="00000000" w:rsidDel="00000000" w:rsidP="00000000" w:rsidRDefault="00000000" w:rsidRPr="00000000" w14:paraId="000002AF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3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39"/>
                </w:sdtPr>
                <w:sdtContent>
                  <w:p w:rsidR="00000000" w:rsidDel="00000000" w:rsidP="00000000" w:rsidRDefault="00000000" w:rsidRPr="00000000" w14:paraId="000002B0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3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b5e6a2" w:val="clear"/>
                <w:vAlign w:val="bottom"/>
              </w:tcPr>
              <w:sdt>
                <w:sdtPr>
                  <w:tag w:val="goog_rdk_1441"/>
                </w:sdtPr>
                <w:sdtContent>
                  <w:p w:rsidR="00000000" w:rsidDel="00000000" w:rsidP="00000000" w:rsidRDefault="00000000" w:rsidRPr="00000000" w14:paraId="000002B1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4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43"/>
                </w:sdtPr>
                <w:sdtContent>
                  <w:p w:rsidR="00000000" w:rsidDel="00000000" w:rsidP="00000000" w:rsidRDefault="00000000" w:rsidRPr="00000000" w14:paraId="000002B2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4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45"/>
                </w:sdtPr>
                <w:sdtContent>
                  <w:p w:rsidR="00000000" w:rsidDel="00000000" w:rsidP="00000000" w:rsidRDefault="00000000" w:rsidRPr="00000000" w14:paraId="000002B3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4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47"/>
                </w:sdtPr>
                <w:sdtContent>
                  <w:p w:rsidR="00000000" w:rsidDel="00000000" w:rsidP="00000000" w:rsidRDefault="00000000" w:rsidRPr="00000000" w14:paraId="000002B4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4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448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50"/>
                </w:sdtPr>
                <w:sdtContent>
                  <w:p w:rsidR="00000000" w:rsidDel="00000000" w:rsidP="00000000" w:rsidRDefault="00000000" w:rsidRPr="00000000" w14:paraId="000002B5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4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Pleszew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52"/>
                </w:sdtPr>
                <w:sdtContent>
                  <w:p w:rsidR="00000000" w:rsidDel="00000000" w:rsidP="00000000" w:rsidRDefault="00000000" w:rsidRPr="00000000" w14:paraId="000002B6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5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54"/>
                </w:sdtPr>
                <w:sdtContent>
                  <w:p w:rsidR="00000000" w:rsidDel="00000000" w:rsidP="00000000" w:rsidRDefault="00000000" w:rsidRPr="00000000" w14:paraId="000002B7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5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56"/>
                </w:sdtPr>
                <w:sdtContent>
                  <w:p w:rsidR="00000000" w:rsidDel="00000000" w:rsidP="00000000" w:rsidRDefault="00000000" w:rsidRPr="00000000" w14:paraId="000002B8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5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58"/>
                </w:sdtPr>
                <w:sdtContent>
                  <w:p w:rsidR="00000000" w:rsidDel="00000000" w:rsidP="00000000" w:rsidRDefault="00000000" w:rsidRPr="00000000" w14:paraId="000002B9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5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60"/>
                </w:sdtPr>
                <w:sdtContent>
                  <w:p w:rsidR="00000000" w:rsidDel="00000000" w:rsidP="00000000" w:rsidRDefault="00000000" w:rsidRPr="00000000" w14:paraId="000002BA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5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62"/>
                </w:sdtPr>
                <w:sdtContent>
                  <w:p w:rsidR="00000000" w:rsidDel="00000000" w:rsidP="00000000" w:rsidRDefault="00000000" w:rsidRPr="00000000" w14:paraId="000002BB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6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64"/>
                </w:sdtPr>
                <w:sdtContent>
                  <w:p w:rsidR="00000000" w:rsidDel="00000000" w:rsidP="00000000" w:rsidRDefault="00000000" w:rsidRPr="00000000" w14:paraId="000002BC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6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66"/>
                </w:sdtPr>
                <w:sdtContent>
                  <w:p w:rsidR="00000000" w:rsidDel="00000000" w:rsidP="00000000" w:rsidRDefault="00000000" w:rsidRPr="00000000" w14:paraId="000002BD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6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68"/>
                </w:sdtPr>
                <w:sdtContent>
                  <w:p w:rsidR="00000000" w:rsidDel="00000000" w:rsidP="00000000" w:rsidRDefault="00000000" w:rsidRPr="00000000" w14:paraId="000002BE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6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469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71"/>
                </w:sdtPr>
                <w:sdtContent>
                  <w:p w:rsidR="00000000" w:rsidDel="00000000" w:rsidP="00000000" w:rsidRDefault="00000000" w:rsidRPr="00000000" w14:paraId="000002BF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7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Skierniewice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73"/>
                </w:sdtPr>
                <w:sdtContent>
                  <w:p w:rsidR="00000000" w:rsidDel="00000000" w:rsidP="00000000" w:rsidRDefault="00000000" w:rsidRPr="00000000" w14:paraId="000002C0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7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75"/>
                </w:sdtPr>
                <w:sdtContent>
                  <w:p w:rsidR="00000000" w:rsidDel="00000000" w:rsidP="00000000" w:rsidRDefault="00000000" w:rsidRPr="00000000" w14:paraId="000002C1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7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77"/>
                </w:sdtPr>
                <w:sdtContent>
                  <w:p w:rsidR="00000000" w:rsidDel="00000000" w:rsidP="00000000" w:rsidRDefault="00000000" w:rsidRPr="00000000" w14:paraId="000002C2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7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79"/>
                </w:sdtPr>
                <w:sdtContent>
                  <w:p w:rsidR="00000000" w:rsidDel="00000000" w:rsidP="00000000" w:rsidRDefault="00000000" w:rsidRPr="00000000" w14:paraId="000002C3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7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81"/>
                </w:sdtPr>
                <w:sdtContent>
                  <w:p w:rsidR="00000000" w:rsidDel="00000000" w:rsidP="00000000" w:rsidRDefault="00000000" w:rsidRPr="00000000" w14:paraId="000002C4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8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83"/>
                </w:sdtPr>
                <w:sdtContent>
                  <w:p w:rsidR="00000000" w:rsidDel="00000000" w:rsidP="00000000" w:rsidRDefault="00000000" w:rsidRPr="00000000" w14:paraId="000002C5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8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85"/>
                </w:sdtPr>
                <w:sdtContent>
                  <w:p w:rsidR="00000000" w:rsidDel="00000000" w:rsidP="00000000" w:rsidRDefault="00000000" w:rsidRPr="00000000" w14:paraId="000002C6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8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87"/>
                </w:sdtPr>
                <w:sdtContent>
                  <w:p w:rsidR="00000000" w:rsidDel="00000000" w:rsidP="00000000" w:rsidRDefault="00000000" w:rsidRPr="00000000" w14:paraId="000002C7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8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89"/>
                </w:sdtPr>
                <w:sdtContent>
                  <w:p w:rsidR="00000000" w:rsidDel="00000000" w:rsidP="00000000" w:rsidRDefault="00000000" w:rsidRPr="00000000" w14:paraId="000002C8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8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490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492"/>
                </w:sdtPr>
                <w:sdtContent>
                  <w:p w:rsidR="00000000" w:rsidDel="00000000" w:rsidP="00000000" w:rsidRDefault="00000000" w:rsidRPr="00000000" w14:paraId="000002C9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9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Syców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94"/>
                </w:sdtPr>
                <w:sdtContent>
                  <w:p w:rsidR="00000000" w:rsidDel="00000000" w:rsidP="00000000" w:rsidRDefault="00000000" w:rsidRPr="00000000" w14:paraId="000002CA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9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96"/>
                </w:sdtPr>
                <w:sdtContent>
                  <w:p w:rsidR="00000000" w:rsidDel="00000000" w:rsidP="00000000" w:rsidRDefault="00000000" w:rsidRPr="00000000" w14:paraId="000002CB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9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498"/>
                </w:sdtPr>
                <w:sdtContent>
                  <w:p w:rsidR="00000000" w:rsidDel="00000000" w:rsidP="00000000" w:rsidRDefault="00000000" w:rsidRPr="00000000" w14:paraId="000002CC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9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00"/>
                </w:sdtPr>
                <w:sdtContent>
                  <w:p w:rsidR="00000000" w:rsidDel="00000000" w:rsidP="00000000" w:rsidRDefault="00000000" w:rsidRPr="00000000" w14:paraId="000002CD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49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02"/>
                </w:sdtPr>
                <w:sdtContent>
                  <w:p w:rsidR="00000000" w:rsidDel="00000000" w:rsidP="00000000" w:rsidRDefault="00000000" w:rsidRPr="00000000" w14:paraId="000002CE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0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04"/>
                </w:sdtPr>
                <w:sdtContent>
                  <w:p w:rsidR="00000000" w:rsidDel="00000000" w:rsidP="00000000" w:rsidRDefault="00000000" w:rsidRPr="00000000" w14:paraId="000002CF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0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06"/>
                </w:sdtPr>
                <w:sdtContent>
                  <w:p w:rsidR="00000000" w:rsidDel="00000000" w:rsidP="00000000" w:rsidRDefault="00000000" w:rsidRPr="00000000" w14:paraId="000002D0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0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08"/>
                </w:sdtPr>
                <w:sdtContent>
                  <w:p w:rsidR="00000000" w:rsidDel="00000000" w:rsidP="00000000" w:rsidRDefault="00000000" w:rsidRPr="00000000" w14:paraId="000002D1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0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10"/>
                </w:sdtPr>
                <w:sdtContent>
                  <w:p w:rsidR="00000000" w:rsidDel="00000000" w:rsidP="00000000" w:rsidRDefault="00000000" w:rsidRPr="00000000" w14:paraId="000002D2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0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511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13"/>
                </w:sdtPr>
                <w:sdtContent>
                  <w:p w:rsidR="00000000" w:rsidDel="00000000" w:rsidP="00000000" w:rsidRDefault="00000000" w:rsidRPr="00000000" w14:paraId="000002D3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1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Warszawa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15"/>
                </w:sdtPr>
                <w:sdtContent>
                  <w:p w:rsidR="00000000" w:rsidDel="00000000" w:rsidP="00000000" w:rsidRDefault="00000000" w:rsidRPr="00000000" w14:paraId="000002D4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1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17"/>
                </w:sdtPr>
                <w:sdtContent>
                  <w:p w:rsidR="00000000" w:rsidDel="00000000" w:rsidP="00000000" w:rsidRDefault="00000000" w:rsidRPr="00000000" w14:paraId="000002D5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1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19"/>
                </w:sdtPr>
                <w:sdtContent>
                  <w:p w:rsidR="00000000" w:rsidDel="00000000" w:rsidP="00000000" w:rsidRDefault="00000000" w:rsidRPr="00000000" w14:paraId="000002D6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1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21"/>
                </w:sdtPr>
                <w:sdtContent>
                  <w:p w:rsidR="00000000" w:rsidDel="00000000" w:rsidP="00000000" w:rsidRDefault="00000000" w:rsidRPr="00000000" w14:paraId="000002D7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2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23"/>
                </w:sdtPr>
                <w:sdtContent>
                  <w:p w:rsidR="00000000" w:rsidDel="00000000" w:rsidP="00000000" w:rsidRDefault="00000000" w:rsidRPr="00000000" w14:paraId="000002D8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2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25"/>
                </w:sdtPr>
                <w:sdtContent>
                  <w:p w:rsidR="00000000" w:rsidDel="00000000" w:rsidP="00000000" w:rsidRDefault="00000000" w:rsidRPr="00000000" w14:paraId="000002D9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2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27"/>
                </w:sdtPr>
                <w:sdtContent>
                  <w:p w:rsidR="00000000" w:rsidDel="00000000" w:rsidP="00000000" w:rsidRDefault="00000000" w:rsidRPr="00000000" w14:paraId="000002DA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2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29"/>
                </w:sdtPr>
                <w:sdtContent>
                  <w:p w:rsidR="00000000" w:rsidDel="00000000" w:rsidP="00000000" w:rsidRDefault="00000000" w:rsidRPr="00000000" w14:paraId="000002DB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2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31"/>
                </w:sdtPr>
                <w:sdtContent>
                  <w:p w:rsidR="00000000" w:rsidDel="00000000" w:rsidP="00000000" w:rsidRDefault="00000000" w:rsidRPr="00000000" w14:paraId="000002DC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3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532"/>
        </w:sdtPr>
        <w:sdtContent>
          <w:tr>
            <w:trPr>
              <w:cantSplit w:val="0"/>
              <w:trHeight w:val="298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34"/>
                </w:sdtPr>
                <w:sdtContent>
                  <w:p w:rsidR="00000000" w:rsidDel="00000000" w:rsidP="00000000" w:rsidRDefault="00000000" w:rsidRPr="00000000" w14:paraId="000002DD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3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16"/>
                              <w:szCs w:val="16"/>
                              <w:rtl w:val="0"/>
                            </w:rPr>
                            <w:t xml:space="preserve">Zduńska Wola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36"/>
                </w:sdtPr>
                <w:sdtContent>
                  <w:p w:rsidR="00000000" w:rsidDel="00000000" w:rsidP="00000000" w:rsidRDefault="00000000" w:rsidRPr="00000000" w14:paraId="000002DE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3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38"/>
                </w:sdtPr>
                <w:sdtContent>
                  <w:p w:rsidR="00000000" w:rsidDel="00000000" w:rsidP="00000000" w:rsidRDefault="00000000" w:rsidRPr="00000000" w14:paraId="000002DF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3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40"/>
                </w:sdtPr>
                <w:sdtContent>
                  <w:p w:rsidR="00000000" w:rsidDel="00000000" w:rsidP="00000000" w:rsidRDefault="00000000" w:rsidRPr="00000000" w14:paraId="000002E0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3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42"/>
                </w:sdtPr>
                <w:sdtContent>
                  <w:p w:rsidR="00000000" w:rsidDel="00000000" w:rsidP="00000000" w:rsidRDefault="00000000" w:rsidRPr="00000000" w14:paraId="000002E1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4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44"/>
                </w:sdtPr>
                <w:sdtContent>
                  <w:p w:rsidR="00000000" w:rsidDel="00000000" w:rsidP="00000000" w:rsidRDefault="00000000" w:rsidRPr="00000000" w14:paraId="000002E2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43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46"/>
                </w:sdtPr>
                <w:sdtContent>
                  <w:p w:rsidR="00000000" w:rsidDel="00000000" w:rsidP="00000000" w:rsidRDefault="00000000" w:rsidRPr="00000000" w14:paraId="000002E3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45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48"/>
                </w:sdtPr>
                <w:sdtContent>
                  <w:p w:rsidR="00000000" w:rsidDel="00000000" w:rsidP="00000000" w:rsidRDefault="00000000" w:rsidRPr="00000000" w14:paraId="000002E4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47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50"/>
                </w:sdtPr>
                <w:sdtContent>
                  <w:p w:rsidR="00000000" w:rsidDel="00000000" w:rsidP="00000000" w:rsidRDefault="00000000" w:rsidRPr="00000000" w14:paraId="000002E5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49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52"/>
                </w:sdtPr>
                <w:sdtContent>
                  <w:p w:rsidR="00000000" w:rsidDel="00000000" w:rsidP="00000000" w:rsidRDefault="00000000" w:rsidRPr="00000000" w14:paraId="000002E6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51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tag w:val="goog_rdk_1553"/>
        </w:sdtPr>
        <w:sdtContent>
          <w:tr>
            <w:trPr>
              <w:cantSplit w:val="0"/>
              <w:trHeight w:val="290" w:hRule="atLeast"/>
              <w:tblHeader w:val="0"/>
              <w:ins w:author="Sylwia Wrona" w:id="150" w:date="2024-08-06T00:01:00Z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bottom"/>
              </w:tcPr>
              <w:sdt>
                <w:sdtPr>
                  <w:tag w:val="goog_rdk_1555"/>
                </w:sdtPr>
                <w:sdtContent>
                  <w:p w:rsidR="00000000" w:rsidDel="00000000" w:rsidP="00000000" w:rsidRDefault="00000000" w:rsidRPr="00000000" w14:paraId="000002E7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5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Świdnica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57"/>
                </w:sdtPr>
                <w:sdtContent>
                  <w:p w:rsidR="00000000" w:rsidDel="00000000" w:rsidP="00000000" w:rsidRDefault="00000000" w:rsidRPr="00000000" w14:paraId="000002E8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5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59"/>
                </w:sdtPr>
                <w:sdtContent>
                  <w:p w:rsidR="00000000" w:rsidDel="00000000" w:rsidP="00000000" w:rsidRDefault="00000000" w:rsidRPr="00000000" w14:paraId="000002E9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5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61"/>
                </w:sdtPr>
                <w:sdtContent>
                  <w:p w:rsidR="00000000" w:rsidDel="00000000" w:rsidP="00000000" w:rsidRDefault="00000000" w:rsidRPr="00000000" w14:paraId="000002EA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6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63"/>
                </w:sdtPr>
                <w:sdtContent>
                  <w:p w:rsidR="00000000" w:rsidDel="00000000" w:rsidP="00000000" w:rsidRDefault="00000000" w:rsidRPr="00000000" w14:paraId="000002EB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6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65"/>
                </w:sdtPr>
                <w:sdtContent>
                  <w:p w:rsidR="00000000" w:rsidDel="00000000" w:rsidP="00000000" w:rsidRDefault="00000000" w:rsidRPr="00000000" w14:paraId="000002EC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64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67"/>
                </w:sdtPr>
                <w:sdtContent>
                  <w:p w:rsidR="00000000" w:rsidDel="00000000" w:rsidP="00000000" w:rsidRDefault="00000000" w:rsidRPr="00000000" w14:paraId="000002ED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66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69"/>
                </w:sdtPr>
                <w:sdtContent>
                  <w:p w:rsidR="00000000" w:rsidDel="00000000" w:rsidP="00000000" w:rsidRDefault="00000000" w:rsidRPr="00000000" w14:paraId="000002EE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68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71"/>
                </w:sdtPr>
                <w:sdtContent>
                  <w:p w:rsidR="00000000" w:rsidDel="00000000" w:rsidP="00000000" w:rsidRDefault="00000000" w:rsidRPr="00000000" w14:paraId="000002EF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70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bottom"/>
              </w:tcPr>
              <w:sdt>
                <w:sdtPr>
                  <w:tag w:val="goog_rdk_1573"/>
                </w:sdtPr>
                <w:sdtContent>
                  <w:p w:rsidR="00000000" w:rsidDel="00000000" w:rsidP="00000000" w:rsidRDefault="00000000" w:rsidRPr="00000000" w14:paraId="000002F0">
                    <w:pPr>
                      <w:spacing w:after="0" w:line="240" w:lineRule="auto"/>
                      <w:rPr>
                        <w:ins w:author="Sylwia Wrona" w:id="150" w:date="2024-08-06T00:01:00Z"/>
                        <w:rFonts w:ascii="Aptos Narrow" w:cs="Aptos Narrow" w:eastAsia="Aptos Narrow" w:hAnsi="Aptos Narrow"/>
                        <w:color w:val="000000"/>
                        <w:sz w:val="22"/>
                        <w:szCs w:val="22"/>
                      </w:rPr>
                    </w:pPr>
                    <w:sdt>
                      <w:sdtPr>
                        <w:tag w:val="goog_rdk_1572"/>
                      </w:sdtPr>
                      <w:sdtContent>
                        <w:ins w:author="Sylwia Wrona" w:id="150" w:date="2024-08-06T00:01:00Z">
                          <w:r w:rsidDel="00000000" w:rsidR="00000000" w:rsidRPr="00000000">
                            <w:rPr>
                              <w:rFonts w:ascii="Aptos Narrow" w:cs="Aptos Narrow" w:eastAsia="Aptos Narrow" w:hAnsi="Aptos Narrow"/>
                              <w:color w:val="000000"/>
                              <w:sz w:val="22"/>
                              <w:szCs w:val="22"/>
                              <w:rtl w:val="0"/>
                            </w:rPr>
                            <w:t xml:space="preserve"> 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</w:tbl>
    <w:sdt>
      <w:sdtPr>
        <w:tag w:val="goog_rdk_1576"/>
      </w:sdtPr>
      <w:sdtContent>
        <w:p w:rsidR="00000000" w:rsidDel="00000000" w:rsidP="00000000" w:rsidRDefault="00000000" w:rsidRPr="00000000" w14:paraId="000002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00" w:before="0" w:line="240" w:lineRule="auto"/>
            <w:ind w:left="0" w:right="0" w:firstLine="0"/>
            <w:jc w:val="left"/>
            <w:rPr>
              <w:ins w:author="Sylwia Wrona" w:id="151" w:date="2024-08-06T00:02:00Z"/>
              <w:rFonts w:ascii="Aptos" w:cs="Aptos" w:eastAsia="Aptos" w:hAnsi="Aptos"/>
              <w:b w:val="0"/>
              <w:i w:val="1"/>
              <w:smallCaps w:val="0"/>
              <w:strike w:val="0"/>
              <w:color w:val="242852"/>
              <w:sz w:val="20"/>
              <w:szCs w:val="20"/>
              <w:u w:val="none"/>
              <w:shd w:fill="auto" w:val="clear"/>
              <w:vertAlign w:val="baseline"/>
            </w:rPr>
          </w:pPr>
          <w:sdt>
            <w:sdtPr>
              <w:tag w:val="goog_rdk_1575"/>
            </w:sdtPr>
            <w:sdtContent>
              <w:ins w:author="Sylwia Wrona" w:id="151" w:date="2024-08-06T00:02:00Z">
                <w:r w:rsidDel="00000000" w:rsidR="00000000" w:rsidRPr="00000000">
                  <w:rPr>
                    <w:rFonts w:ascii="Aptos" w:cs="Aptos" w:eastAsia="Aptos" w:hAnsi="Aptos"/>
                    <w:b w:val="0"/>
                    <w:i w:val="1"/>
                    <w:smallCaps w:val="0"/>
                    <w:strike w:val="0"/>
                    <w:color w:val="242852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*Kolorem zielonym </w:t>
                </w:r>
                <w:r w:rsidDel="00000000" w:rsidR="00000000" w:rsidRPr="00000000">
                  <w:rPr>
                    <w:i w:val="1"/>
                    <w:color w:val="242852"/>
                    <w:sz w:val="20"/>
                    <w:szCs w:val="20"/>
                    <w:rtl w:val="0"/>
                  </w:rPr>
                  <w:t xml:space="preserve">oznaczono</w:t>
                </w:r>
                <w:r w:rsidDel="00000000" w:rsidR="00000000" w:rsidRPr="00000000">
                  <w:rPr>
                    <w:rFonts w:ascii="Aptos" w:cs="Aptos" w:eastAsia="Aptos" w:hAnsi="Aptos"/>
                    <w:b w:val="0"/>
                    <w:i w:val="1"/>
                    <w:smallCaps w:val="0"/>
                    <w:strike w:val="0"/>
                    <w:color w:val="242852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przypadki, w których gminy podane w wierszu pierwszym różnią się istotnie od gmin wymienionych w pierwszej kolumnie pod względem wyników z czytania ze zrozumieniem. </w:t>
                </w:r>
              </w:ins>
            </w:sdtContent>
          </w:sdt>
        </w:p>
      </w:sdtContent>
    </w:sdt>
    <w:sdt>
      <w:sdtPr>
        <w:tag w:val="goog_rdk_1578"/>
      </w:sdtPr>
      <w:sdtContent>
        <w:p w:rsidR="00000000" w:rsidDel="00000000" w:rsidP="00000000" w:rsidRDefault="00000000" w:rsidRPr="00000000" w14:paraId="000002F2">
          <w:pPr>
            <w:rPr>
              <w:rPrChange w:author="Sylwia Wrona" w:id="152" w:date="2024-08-05T23:48:00Z">
                <w:rPr>
                  <w:b w:val="1"/>
                </w:rPr>
              </w:rPrChange>
            </w:rPr>
          </w:pPr>
          <w:sdt>
            <w:sdtPr>
              <w:tag w:val="goog_rdk_157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footerReference r:id="rId36" w:type="default"/>
      <w:pgSz w:h="16838" w:w="11906" w:orient="portrait"/>
      <w:pgMar w:bottom="1417" w:top="1417" w:left="1417" w:right="1417" w:header="708" w:footer="708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gnieszka Sułowska" w:id="22" w:date="2024-08-09T12:29:38Z"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znów to samoo - poprosze o ujednolicenie nazw, badawcza to kontrolna? czy badawcza to glowna? problem ciegnie sie przez caly dokument;)</w:t>
      </w:r>
    </w:p>
  </w:comment>
  <w:comment w:author="Agnieszka Sułowska" w:id="21" w:date="2024-08-09T12:39:04Z"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i @m@cosmose.co czy ja dobrze rozumiem ze we WNIOSKACH powinnismy to bardzo wazne stwierdzenie pokazac, ze wyniki z czytania ze zrozumieniem sa lepsze w klasach 6, a z matematyki w klasach 4 i 5!! to super wiadomosc!</w:t>
      </w:r>
    </w:p>
  </w:comment>
  <w:comment w:author="Agnieszka Sułowska" w:id="1" w:date="2024-08-09T11:22:07Z"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czy mozna tu dodac ze to wlasnie (czyli potencjalny nauczania podstaw programowania na wyniki z matematyki) porbujemy zabadac w tym i klejnych badanich long term na tych uczniach?</w:t>
      </w:r>
    </w:p>
  </w:comment>
  <w:comment w:author="Sylwia Wrona" w:id="3" w:date="2024-07-28T22:25:00Z"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Brakuje nam danych na temat Warszawy. Czy możemy prosić o dodanie?</w:t>
      </w:r>
    </w:p>
  </w:comment>
  <w:comment w:author="Agnieszka Sułowska" w:id="0" w:date="2024-08-09T11:16:56Z"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w tym layoucie czegos brakuje, możesz prosze dokleić?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11" w:date="2024-08-09T12:02:40Z"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tez p[ooprosilaby o najpierw odniesienie sie do klasy 6 i 5 as potem do 4. prosba o jedno zdanie wyjasnienia czo to znaczy "zwieszyla sie/zmniejszyła się przewaga" - czytelnik może nie zrozumiec co to znaczy (ja tez nie rozumiem;))</w:t>
      </w:r>
    </w:p>
  </w:comment>
  <w:comment w:author="Agnieszka Sułowska" w:id="12" w:date="2024-08-09T12:15:21Z"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- to zadanie jest dla nas dobrą wiadomościa, czyli jak wyjmiemy warszawe to wyniki sie poglębiają na brak korelacji (wyniki odwrotne) w klasach 4, i wieksza korelację w klasach 6 - czy dobrze rozumiem? bo nastepne zdanie temu przeczy jakby w kontrolnej szlo lepoej z czytaniem niz w badawczej. prosze wyjaśnij :) moje rozumiemie tekstu jako laika jest i tak poziomem wyższym niż większość czytakących dosć pobieżnie;)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25" w:date="2024-08-09T12:54:25Z"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i @m@cosmose.co to absolutnie do wniosków key takawayów na początek , dodalabym uśredniony procent jaki obliczyliście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15" w:date="2024-08-09T12:17:39Z"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badawcza/glowna</w:t>
      </w:r>
    </w:p>
  </w:comment>
  <w:comment w:author="Agnieszka Sułowska" w:id="19" w:date="2024-08-09T12:19:55Z"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kontrolna</w:t>
      </w:r>
    </w:p>
  </w:comment>
  <w:comment w:author="Agnieszka Sułowska" w:id="13" w:date="2024-08-09T12:17:26Z"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badawcza/głowna</w:t>
      </w:r>
    </w:p>
  </w:comment>
  <w:comment w:author="Agnieszka Sułowska" w:id="14" w:date="2024-08-09T12:17:03Z"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kontrolna</w:t>
      </w:r>
    </w:p>
  </w:comment>
  <w:comment w:author="Agnieszka Sułowska" w:id="17" w:date="2024-08-09T12:18:24Z"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badawcza/głowna</w:t>
      </w:r>
    </w:p>
  </w:comment>
  <w:comment w:author="Agnieszka Sułowska" w:id="16" w:date="2024-08-09T12:17:55Z"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kontrolna</w:t>
      </w:r>
    </w:p>
  </w:comment>
  <w:comment w:author="Agnieszka Sułowska" w:id="8" w:date="2024-08-09T11:44:31Z"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nazwy grup muszą byś uspojnione - co z grupą kontrolną?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18" w:date="2024-08-09T12:19:14Z"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badawcza/głowna</w:t>
      </w:r>
    </w:p>
  </w:comment>
  <w:comment w:author="Agnieszka Sułowska" w:id="26" w:date="2024-08-09T12:52:22Z"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- co to oznacza (najslabsi i najlepsi jak w zdaniu powyżej?)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24" w:date="2024-08-09T12:49:01Z"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czy dobrze rozumiem ze po odjęciu Warszawy wynik sie pogorszyl :( i nie udowadnimy pozytywnej korelacji programowanie- matematyka?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10" w:date="2024-08-09T11:58:59Z"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zalezy mi na wyjsciu z pozytywów, ponieważ decydenci bedą to czytac bardzo pobieznie.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23" w:date="2024-08-09T12:33:29Z"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- to samo o kolorystyce j.w. a tu i legenda ma granatowe;)</w:t>
      </w:r>
    </w:p>
  </w:comment>
  <w:comment w:author="Agnieszka Sułowska" w:id="20" w:date="2024-08-09T12:27:54Z"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weryfikuje dla Was dla pewnosci;) - to grupa kontrolna</w:t>
      </w:r>
    </w:p>
  </w:comment>
  <w:comment w:author="Agnieszka Sułowska" w:id="9" w:date="2024-08-09T12:32:40Z"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wolalabym abyśmy nasze dzieci z programowaniem oznaczali kolorem widocznym dla oka, a grupe koontrolną. - szarym - to ma wiekszy sens z punktu widzenia nas jako promotora ide;) a i legenda ma pomaranczowe;)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  <w:comment w:author="Agnieszka Sułowska" w:id="2" w:date="2024-08-09T11:46:18Z"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wszedzie poniżej i na ilustracjach jest nazaw grupy "głowna' - oznaczam wszędzie by uspojnic</w:t>
      </w:r>
    </w:p>
  </w:comment>
  <w:comment w:author="Agnieszka Sułowska" w:id="5" w:date="2024-08-09T11:40:09Z"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moze warto ujednolicic jak bylo na wstepie</w:t>
      </w:r>
    </w:p>
  </w:comment>
  <w:comment w:author="Agnieszka Sułowska" w:id="7" w:date="2024-08-09T11:38:12Z"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wczesniej na pierwszej stronie byl blad in chyba on sie tu powiela - prosze sprawdzcie na backendzie czy to sa dobre dane, bo nazwa bledna (Pleszew byl w grupie kontrolnej, nie w grupie glownej/badawczej) tu powinien bbyc Syców i jegoo wyniki</w:t>
      </w:r>
    </w:p>
  </w:comment>
  <w:comment w:author="Agnieszka Sułowska" w:id="4" w:date="2024-08-09T11:40:59Z"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przeformulowalam to zdanie bo tak chyba jest czytelniej</w:t>
      </w:r>
    </w:p>
  </w:comment>
  <w:comment w:author="Agnieszka Sułowska" w:id="6" w:date="2024-08-09T11:39:52Z"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@sm.wrona@uw.edu.pl czy mozna tu podac ile (srednio) % szybciej rozwiazywali testy? to bedzie bedziej konkrtetne niż "nieco"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sm.wrona@uw.edu.pl_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F9" w15:done="0"/>
  <w15:commentEx w15:paraId="000002FA" w15:done="0"/>
  <w15:commentEx w15:paraId="000002FB" w15:done="0"/>
  <w15:commentEx w15:paraId="000002FC" w15:done="0"/>
  <w15:commentEx w15:paraId="000002FE" w15:done="0"/>
  <w15:commentEx w15:paraId="000002FF" w15:done="0"/>
  <w15:commentEx w15:paraId="00000301" w15:done="0"/>
  <w15:commentEx w15:paraId="00000303" w15:done="0"/>
  <w15:commentEx w15:paraId="00000304" w15:done="0"/>
  <w15:commentEx w15:paraId="00000305" w15:done="0"/>
  <w15:commentEx w15:paraId="00000306" w15:done="0"/>
  <w15:commentEx w15:paraId="00000307" w15:done="0"/>
  <w15:commentEx w15:paraId="00000308" w15:done="0"/>
  <w15:commentEx w15:paraId="00000309" w15:done="0"/>
  <w15:commentEx w15:paraId="0000030B" w15:done="0"/>
  <w15:commentEx w15:paraId="0000030C" w15:done="0"/>
  <w15:commentEx w15:paraId="0000030E" w15:done="0"/>
  <w15:commentEx w15:paraId="00000310" w15:done="0"/>
  <w15:commentEx w15:paraId="00000312" w15:done="0"/>
  <w15:commentEx w15:paraId="00000313" w15:done="0"/>
  <w15:commentEx w15:paraId="00000314" w15:done="0"/>
  <w15:commentEx w15:paraId="00000316" w15:done="0"/>
  <w15:commentEx w15:paraId="00000317" w15:done="0"/>
  <w15:commentEx w15:paraId="00000318" w15:done="0"/>
  <w15:commentEx w15:paraId="00000319" w15:done="0"/>
  <w15:commentEx w15:paraId="0000031A" w15:done="0"/>
  <w15:commentEx w15:paraId="0000031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sdt>
      <w:sdtPr>
        <w:tag w:val="goog_rdk_1581"/>
      </w:sdtPr>
      <w:sdtContent>
        <w:p w:rsidR="00000000" w:rsidDel="00000000" w:rsidP="00000000" w:rsidRDefault="00000000" w:rsidRPr="00000000" w14:paraId="000002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ns w:author="Sylwia Wrona" w:id="22" w:date="2024-08-05T17:39:00Z"/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Style w:val="FootnoteReference"/>
              <w:vertAlign w:val="superscript"/>
            </w:rPr>
            <w:footnoteRef/>
          </w:r>
          <w:sdt>
            <w:sdtPr>
              <w:tag w:val="goog_rdk_1580"/>
            </w:sdtPr>
            <w:sdtContent>
              <w:ins w:author="Sylwia Wrona" w:id="22" w:date="2024-08-05T17:39:00Z">
                <w:r w:rsidDel="00000000" w:rsidR="00000000" w:rsidRPr="00000000">
                  <w:rPr>
                    <w:rFonts w:ascii="Aptos" w:cs="Aptos" w:eastAsia="Aptos" w:hAnsi="Apto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W szkołach w Chełmie, Sycowie i Zduńskiej Woli program realizowany był w okresie od października 2023 do kwietnia 2023. W Warszawie program realizowano w okresie od grudnia 2023 do kwietnia 2024.</w:t>
                </w:r>
              </w:ins>
            </w:sdtContent>
          </w:sdt>
        </w:p>
      </w:sdtContent>
    </w:sdt>
  </w:footnote>
  <w:footnote w:id="1"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Nie dysponowano danymi na temat płci uczniów oraz statusu społeczno-ekonomicznego ich rodzin.</w:t>
      </w:r>
    </w:p>
  </w:footnote>
  <w:footnote w:id="2"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przypadku dwóch szkoł dane za 2024 rok nie były dostępne.</w:t>
      </w:r>
    </w:p>
  </w:footnote>
  <w:footnote w:id="3">
    <w:sdt>
      <w:sdtPr>
        <w:tag w:val="goog_rdk_1585"/>
      </w:sdtPr>
      <w:sdtContent>
        <w:p w:rsidR="00000000" w:rsidDel="00000000" w:rsidP="00000000" w:rsidRDefault="00000000" w:rsidRPr="00000000" w14:paraId="000002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ins w:author="Sylwia Wrona" w:id="62" w:date="2024-08-05T20:48:00Z"/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PrChange w:author="Agnieszka Sułowska" w:id="153" w:date="2024-08-09T12:28:08Z">
                <w:rPr>
                  <w:rFonts w:ascii="Aptos" w:cs="Aptos" w:eastAsia="Aptos" w:hAnsi="Aptos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</w:rPr>
              </w:rPrChange>
            </w:rPr>
          </w:pPr>
          <w:r w:rsidDel="00000000" w:rsidR="00000000" w:rsidRPr="00000000">
            <w:rPr>
              <w:rStyle w:val="FootnoteReference"/>
              <w:vertAlign w:val="superscript"/>
            </w:rPr>
            <w:footnoteRef/>
          </w:r>
          <w:sdt>
            <w:sdtPr>
              <w:tag w:val="goog_rdk_1583"/>
            </w:sdtPr>
            <w:sdtContent>
              <w:ins w:author="Sylwia Wrona" w:id="62" w:date="2024-08-05T20:48:00Z"/>
              <w:sdt>
                <w:sdtPr>
                  <w:tag w:val="goog_rdk_1584"/>
                </w:sdtPr>
                <w:sdtContent>
                  <w:ins w:author="Sylwia Wrona" w:id="62" w:date="2024-08-05T20:48:00Z">
                    <w:r w:rsidDel="00000000" w:rsidR="00000000" w:rsidRPr="00000000">
                      <w:rPr>
                        <w:rFonts w:ascii="Aptos" w:cs="Aptos" w:eastAsia="Aptos" w:hAnsi="Aptos"/>
                        <w:b w:val="0"/>
                        <w:i w:val="0"/>
                        <w:smallCaps w:val="0"/>
                        <w:strike w:val="0"/>
                        <w:color w:val="000000"/>
                        <w:sz w:val="16"/>
                        <w:szCs w:val="16"/>
                        <w:u w:val="none"/>
                        <w:shd w:fill="auto" w:val="clear"/>
                        <w:vertAlign w:val="baseline"/>
                        <w:rtl w:val="0"/>
                        <w:rPrChange w:author="Agnieszka Sułowska" w:id="153" w:date="2024-08-09T12:28:08Z">
                          <w:rPr>
                            <w:rFonts w:ascii="Aptos" w:cs="Aptos" w:eastAsia="Aptos" w:hAnsi="Aptos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 Jednocześnie kontrolowano miejscowość (miasto, wieś) oraz wyniki egzaminu ósmoklasistów. </w:t>
                    </w:r>
                  </w:ins>
                </w:sdtContent>
              </w:sdt>
              <w:ins w:author="Sylwia Wrona" w:id="62" w:date="2024-08-05T20:48:00Z"/>
            </w:sdtContent>
          </w:sdt>
        </w:p>
      </w:sdtContent>
    </w:sdt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-PL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374c8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374c8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74c8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74c8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4c8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ny" w:default="1">
    <w:name w:val="Normal"/>
    <w:qFormat w:val="1"/>
  </w:style>
  <w:style w:type="paragraph" w:styleId="Nagwek1">
    <w:name w:val="heading 1"/>
    <w:basedOn w:val="Normalny"/>
    <w:next w:val="Normalny"/>
    <w:link w:val="Nagwek1Znak"/>
    <w:uiPriority w:val="9"/>
    <w:qFormat w:val="1"/>
    <w:rsid w:val="0044081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374c80" w:themeColor="accent1" w:themeShade="0000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 w:val="1"/>
    <w:qFormat w:val="1"/>
    <w:rsid w:val="0044081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374c80" w:themeColor="accent1" w:themeShade="0000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 w:val="1"/>
    <w:qFormat w:val="1"/>
    <w:rsid w:val="00A47359"/>
    <w:pPr>
      <w:keepNext w:val="1"/>
      <w:keepLines w:val="1"/>
      <w:spacing w:after="80" w:before="160"/>
      <w:outlineLvl w:val="2"/>
    </w:pPr>
    <w:rPr>
      <w:rFonts w:cstheme="majorBidi" w:eastAsiaTheme="majorEastAsia"/>
      <w:color w:val="374c80" w:themeColor="accent1" w:themeShade="0000BF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 w:val="1"/>
    <w:unhideWhenUsed w:val="1"/>
    <w:qFormat w:val="1"/>
    <w:rsid w:val="0044081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374c80" w:themeColor="accent1" w:themeShade="0000BF"/>
    </w:rPr>
  </w:style>
  <w:style w:type="paragraph" w:styleId="Nagwek5">
    <w:name w:val="heading 5"/>
    <w:basedOn w:val="Normalny"/>
    <w:next w:val="Normalny"/>
    <w:link w:val="Nagwek5Znak"/>
    <w:uiPriority w:val="9"/>
    <w:semiHidden w:val="1"/>
    <w:unhideWhenUsed w:val="1"/>
    <w:qFormat w:val="1"/>
    <w:rsid w:val="00440816"/>
    <w:pPr>
      <w:keepNext w:val="1"/>
      <w:keepLines w:val="1"/>
      <w:spacing w:after="40" w:before="80"/>
      <w:outlineLvl w:val="4"/>
    </w:pPr>
    <w:rPr>
      <w:rFonts w:cstheme="majorBidi" w:eastAsiaTheme="majorEastAsia"/>
      <w:color w:val="374c80" w:themeColor="accent1" w:themeShade="0000BF"/>
    </w:rPr>
  </w:style>
  <w:style w:type="paragraph" w:styleId="Nagwek6">
    <w:name w:val="heading 6"/>
    <w:basedOn w:val="Normalny"/>
    <w:next w:val="Normalny"/>
    <w:link w:val="Nagwek6Znak"/>
    <w:uiPriority w:val="9"/>
    <w:semiHidden w:val="1"/>
    <w:unhideWhenUsed w:val="1"/>
    <w:qFormat w:val="1"/>
    <w:rsid w:val="0044081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44081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44081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44081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character" w:styleId="Nagwek1Znak" w:customStyle="1">
    <w:name w:val="Nagłówek 1 Znak"/>
    <w:basedOn w:val="Domylnaczcionkaakapitu"/>
    <w:link w:val="Nagwek1"/>
    <w:uiPriority w:val="9"/>
    <w:rsid w:val="00440816"/>
    <w:rPr>
      <w:rFonts w:asciiTheme="majorHAnsi" w:cstheme="majorBidi" w:eastAsiaTheme="majorEastAsia" w:hAnsiTheme="majorHAnsi"/>
      <w:color w:val="374c80" w:themeColor="accent1" w:themeShade="0000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rsid w:val="00440816"/>
    <w:rPr>
      <w:rFonts w:asciiTheme="majorHAnsi" w:cstheme="majorBidi" w:eastAsiaTheme="majorEastAsia" w:hAnsiTheme="majorHAnsi"/>
      <w:color w:val="374c80" w:themeColor="accent1" w:themeShade="0000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rsid w:val="00A47359"/>
    <w:rPr>
      <w:rFonts w:cstheme="majorBidi" w:eastAsiaTheme="majorEastAsia"/>
      <w:color w:val="374c80" w:themeColor="accent1" w:themeShade="0000BF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440816"/>
    <w:rPr>
      <w:rFonts w:cstheme="majorBidi" w:eastAsiaTheme="majorEastAsia"/>
      <w:i w:val="1"/>
      <w:iCs w:val="1"/>
      <w:color w:val="374c80" w:themeColor="accent1" w:themeShade="0000BF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440816"/>
    <w:rPr>
      <w:rFonts w:cstheme="majorBidi" w:eastAsiaTheme="majorEastAsia"/>
      <w:color w:val="374c80" w:themeColor="accent1" w:themeShade="0000B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440816"/>
    <w:rPr>
      <w:rFonts w:cstheme="majorBidi" w:eastAsiaTheme="majorEastAsia"/>
      <w:i w:val="1"/>
      <w:iCs w:val="1"/>
      <w:color w:val="595959" w:themeColor="text1" w:themeTint="0000A6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440816"/>
    <w:rPr>
      <w:rFonts w:cstheme="majorBidi" w:eastAsiaTheme="majorEastAsia"/>
      <w:color w:val="595959" w:themeColor="text1" w:themeTint="0000A6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440816"/>
    <w:rPr>
      <w:rFonts w:cstheme="majorBidi" w:eastAsiaTheme="majorEastAsia"/>
      <w:i w:val="1"/>
      <w:iCs w:val="1"/>
      <w:color w:val="272727" w:themeColor="text1" w:themeTint="0000D8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440816"/>
    <w:rPr>
      <w:rFonts w:cstheme="majorBidi" w:eastAsiaTheme="majorEastAsia"/>
      <w:color w:val="272727" w:themeColor="text1" w:themeTint="0000D8"/>
    </w:rPr>
  </w:style>
  <w:style w:type="paragraph" w:styleId="Tytu">
    <w:name w:val="Title"/>
    <w:basedOn w:val="Normalny"/>
    <w:next w:val="Normalny"/>
    <w:link w:val="TytuZnak"/>
    <w:uiPriority w:val="10"/>
    <w:qFormat w:val="1"/>
    <w:rsid w:val="0044081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44081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 w:val="1"/>
    <w:rsid w:val="00440816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44081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44081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ytatZnak" w:customStyle="1">
    <w:name w:val="Cytat Znak"/>
    <w:basedOn w:val="Domylnaczcionkaakapitu"/>
    <w:link w:val="Cytat"/>
    <w:uiPriority w:val="29"/>
    <w:rsid w:val="00440816"/>
    <w:rPr>
      <w:i w:val="1"/>
      <w:iCs w:val="1"/>
      <w:color w:val="404040" w:themeColor="text1" w:themeTint="0000BF"/>
    </w:rPr>
  </w:style>
  <w:style w:type="paragraph" w:styleId="Akapitzlist">
    <w:name w:val="List Paragraph"/>
    <w:basedOn w:val="Normalny"/>
    <w:uiPriority w:val="34"/>
    <w:qFormat w:val="1"/>
    <w:rsid w:val="00440816"/>
    <w:pPr>
      <w:ind w:left="720"/>
      <w:contextualSpacing w:val="1"/>
    </w:pPr>
  </w:style>
  <w:style w:type="character" w:styleId="Wyrnienieintensywne">
    <w:name w:val="Intense Emphasis"/>
    <w:basedOn w:val="Domylnaczcionkaakapitu"/>
    <w:uiPriority w:val="21"/>
    <w:qFormat w:val="1"/>
    <w:rsid w:val="00440816"/>
    <w:rPr>
      <w:i w:val="1"/>
      <w:iCs w:val="1"/>
      <w:color w:val="374c80" w:themeColor="accent1" w:themeShade="0000BF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440816"/>
    <w:pPr>
      <w:pBdr>
        <w:top w:color="374c80" w:space="10" w:sz="4" w:themeColor="accent1" w:themeShade="0000BF" w:val="single"/>
        <w:bottom w:color="374c80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74c80" w:themeColor="accent1" w:themeShade="0000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440816"/>
    <w:rPr>
      <w:i w:val="1"/>
      <w:iCs w:val="1"/>
      <w:color w:val="374c80" w:themeColor="accent1" w:themeShade="0000BF"/>
    </w:rPr>
  </w:style>
  <w:style w:type="character" w:styleId="Odwoanieintensywne">
    <w:name w:val="Intense Reference"/>
    <w:basedOn w:val="Domylnaczcionkaakapitu"/>
    <w:uiPriority w:val="32"/>
    <w:qFormat w:val="1"/>
    <w:rsid w:val="00440816"/>
    <w:rPr>
      <w:b w:val="1"/>
      <w:bCs w:val="1"/>
      <w:smallCaps w:val="1"/>
      <w:color w:val="374c80" w:themeColor="accent1" w:themeShade="0000BF"/>
      <w:spacing w:val="5"/>
    </w:rPr>
  </w:style>
  <w:style w:type="paragraph" w:styleId="Legenda">
    <w:name w:val="caption"/>
    <w:basedOn w:val="Normalny"/>
    <w:next w:val="Normalny"/>
    <w:uiPriority w:val="35"/>
    <w:unhideWhenUsed w:val="1"/>
    <w:qFormat w:val="1"/>
    <w:rsid w:val="00BA2E82"/>
    <w:pPr>
      <w:spacing w:after="200" w:line="240" w:lineRule="auto"/>
    </w:pPr>
    <w:rPr>
      <w:i w:val="1"/>
      <w:iCs w:val="1"/>
      <w:color w:val="242852" w:themeColor="text2"/>
      <w:sz w:val="20"/>
      <w:szCs w:val="18"/>
    </w:rPr>
  </w:style>
  <w:style w:type="character" w:styleId="Odwoaniedokomentarza">
    <w:name w:val="annotation reference"/>
    <w:basedOn w:val="Domylnaczcionkaakapitu"/>
    <w:uiPriority w:val="99"/>
    <w:semiHidden w:val="1"/>
    <w:unhideWhenUsed w:val="1"/>
    <w:rsid w:val="001844E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 w:val="1"/>
    <w:rsid w:val="001844EB"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rsid w:val="001844E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 w:val="1"/>
    <w:unhideWhenUsed w:val="1"/>
    <w:rsid w:val="001844EB"/>
    <w:rPr>
      <w:b w:val="1"/>
      <w:bCs w:val="1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 w:val="1"/>
    <w:rsid w:val="001844EB"/>
    <w:rPr>
      <w:b w:val="1"/>
      <w:bCs w:val="1"/>
      <w:sz w:val="20"/>
      <w:szCs w:val="20"/>
    </w:rPr>
  </w:style>
  <w:style w:type="character" w:styleId="Hipercze">
    <w:name w:val="Hyperlink"/>
    <w:basedOn w:val="Domylnaczcionkaakapitu"/>
    <w:uiPriority w:val="99"/>
    <w:unhideWhenUsed w:val="1"/>
    <w:rsid w:val="004E1CED"/>
    <w:rPr>
      <w:color w:val="0000ff"/>
      <w:u w:val="single"/>
    </w:rPr>
  </w:style>
  <w:style w:type="paragraph" w:styleId="NormalnyWeb">
    <w:name w:val="Normal (Web)"/>
    <w:basedOn w:val="Normalny"/>
    <w:uiPriority w:val="99"/>
    <w:unhideWhenUsed w:val="1"/>
    <w:rsid w:val="004E1CE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pl-PL"/>
    </w:rPr>
  </w:style>
  <w:style w:type="character" w:styleId="Uwydatnienie">
    <w:name w:val="Emphasis"/>
    <w:basedOn w:val="Domylnaczcionkaakapitu"/>
    <w:uiPriority w:val="20"/>
    <w:qFormat w:val="1"/>
    <w:rsid w:val="004E1CED"/>
    <w:rPr>
      <w:i w:val="1"/>
      <w:iCs w:val="1"/>
    </w:rPr>
  </w:style>
  <w:style w:type="character" w:styleId="mi" w:customStyle="1">
    <w:name w:val="mi"/>
    <w:basedOn w:val="Domylnaczcionkaakapitu"/>
    <w:rsid w:val="004E1CED"/>
  </w:style>
  <w:style w:type="character" w:styleId="mo" w:customStyle="1">
    <w:name w:val="mo"/>
    <w:basedOn w:val="Domylnaczcionkaakapitu"/>
    <w:rsid w:val="004E1CED"/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F92245"/>
    <w:rPr>
      <w:color w:val="605e5c"/>
      <w:shd w:color="auto" w:fill="e1dfdd" w:val="clear"/>
    </w:rPr>
  </w:style>
  <w:style w:type="character" w:styleId="line-clamp-1" w:customStyle="1">
    <w:name w:val="line-clamp-1"/>
    <w:basedOn w:val="Domylnaczcionkaakapitu"/>
    <w:rsid w:val="00A73B0D"/>
  </w:style>
  <w:style w:type="paragraph" w:styleId="Poprawka">
    <w:name w:val="Revision"/>
    <w:hidden w:val="1"/>
    <w:uiPriority w:val="99"/>
    <w:semiHidden w:val="1"/>
    <w:rsid w:val="00F767F8"/>
    <w:pPr>
      <w:spacing w:after="0" w:line="240" w:lineRule="auto"/>
    </w:pPr>
  </w:style>
  <w:style w:type="character" w:styleId="UyteHipercze">
    <w:name w:val="FollowedHyperlink"/>
    <w:basedOn w:val="Domylnaczcionkaakapitu"/>
    <w:uiPriority w:val="99"/>
    <w:semiHidden w:val="1"/>
    <w:unhideWhenUsed w:val="1"/>
    <w:rsid w:val="002D6A97"/>
    <w:rPr>
      <w:color w:val="3ebbf0" w:themeColor="followedHyperlink"/>
      <w:u w:val="single"/>
    </w:rPr>
  </w:style>
  <w:style w:type="table" w:styleId="Tabelalisty2akcent2">
    <w:name w:val="List Table 2 Accent 2"/>
    <w:basedOn w:val="Standardowy"/>
    <w:uiPriority w:val="47"/>
    <w:rsid w:val="00A45171"/>
    <w:pPr>
      <w:spacing w:after="0" w:line="240" w:lineRule="auto"/>
    </w:pPr>
    <w:tblPr>
      <w:tblStyleRowBandSize w:val="1"/>
      <w:tblStyleColBandSize w:val="1"/>
      <w:tblBorders>
        <w:top w:color="a0c3e3" w:space="0" w:sz="4" w:themeColor="accent2" w:themeTint="000099" w:val="single"/>
        <w:bottom w:color="a0c3e3" w:space="0" w:sz="4" w:themeColor="accent2" w:themeTint="000099" w:val="single"/>
        <w:insideH w:color="a0c3e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ebf5" w:themeFill="accent2" w:themeFillTint="000033" w:val="clear"/>
      </w:tcPr>
    </w:tblStylePr>
    <w:tblStylePr w:type="band1Horz">
      <w:tblPr/>
      <w:tcPr>
        <w:shd w:color="auto" w:fill="dfebf5" w:themeFill="accent2" w:themeFillTint="000033" w:val="clear"/>
      </w:tcPr>
    </w:tblStylePr>
  </w:style>
  <w:style w:type="table" w:styleId="Zwykatabela2">
    <w:name w:val="Plain Table 2"/>
    <w:basedOn w:val="Standardowy"/>
    <w:uiPriority w:val="42"/>
    <w:rsid w:val="00A451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Zwykatabela4">
    <w:name w:val="Plain Table 4"/>
    <w:basedOn w:val="Standardowy"/>
    <w:uiPriority w:val="44"/>
    <w:rsid w:val="00A4517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Zwykatabela3">
    <w:name w:val="Plain Table 3"/>
    <w:basedOn w:val="Standardowy"/>
    <w:uiPriority w:val="43"/>
    <w:rsid w:val="00A4517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Zwykatabela1">
    <w:name w:val="Plain Table 1"/>
    <w:basedOn w:val="Standardowy"/>
    <w:uiPriority w:val="41"/>
    <w:rsid w:val="00A451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 w:val="1"/>
    <w:unhideWhenUsed w:val="1"/>
    <w:rsid w:val="00642C38"/>
    <w:pPr>
      <w:spacing w:after="0" w:line="240" w:lineRule="auto"/>
    </w:pPr>
    <w:rPr>
      <w:sz w:val="20"/>
      <w:szCs w:val="20"/>
    </w:rPr>
  </w:style>
  <w:style w:type="character" w:styleId="TekstprzypisukocowegoZnak" w:customStyle="1">
    <w:name w:val="Tekst przypisu końcowego Znak"/>
    <w:basedOn w:val="Domylnaczcionkaakapitu"/>
    <w:link w:val="Tekstprzypisukocowego"/>
    <w:uiPriority w:val="99"/>
    <w:semiHidden w:val="1"/>
    <w:rsid w:val="00642C3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 w:val="1"/>
    <w:unhideWhenUsed w:val="1"/>
    <w:rsid w:val="00642C38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 w:val="1"/>
    <w:unhideWhenUsed w:val="1"/>
    <w:rsid w:val="00CE69C2"/>
    <w:pPr>
      <w:spacing w:after="0" w:line="240" w:lineRule="auto"/>
    </w:pPr>
    <w:rPr>
      <w:sz w:val="20"/>
      <w:szCs w:val="20"/>
    </w:rPr>
  </w:style>
  <w:style w:type="character" w:styleId="TekstprzypisudolnegoZnak" w:customStyle="1">
    <w:name w:val="Tekst przypisu dolnego Znak"/>
    <w:basedOn w:val="Domylnaczcionkaakapitu"/>
    <w:link w:val="Tekstprzypisudolnego"/>
    <w:uiPriority w:val="99"/>
    <w:semiHidden w:val="1"/>
    <w:rsid w:val="00CE69C2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 w:val="1"/>
    <w:unhideWhenUsed w:val="1"/>
    <w:rsid w:val="00CE69C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 w:val="1"/>
    <w:rsid w:val="00685BB8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685BB8"/>
  </w:style>
  <w:style w:type="paragraph" w:styleId="Stopka">
    <w:name w:val="footer"/>
    <w:basedOn w:val="Normalny"/>
    <w:link w:val="StopkaZnak"/>
    <w:uiPriority w:val="99"/>
    <w:unhideWhenUsed w:val="1"/>
    <w:rsid w:val="00685BB8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685BB8"/>
  </w:style>
  <w:style w:type="table" w:styleId="Tabela-Siatka">
    <w:name w:val="Table Grid"/>
    <w:basedOn w:val="Standardowy"/>
    <w:uiPriority w:val="39"/>
    <w:rsid w:val="00173E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13.png"/><Relationship Id="rId24" Type="http://schemas.openxmlformats.org/officeDocument/2006/relationships/image" Target="media/image1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26" Type="http://schemas.openxmlformats.org/officeDocument/2006/relationships/chart" Target="charts/chart1.xml"/><Relationship Id="rId25" Type="http://schemas.openxmlformats.org/officeDocument/2006/relationships/image" Target="media/image15.png"/><Relationship Id="rId28" Type="http://schemas.openxmlformats.org/officeDocument/2006/relationships/image" Target="media/image7.png"/><Relationship Id="rId27" Type="http://schemas.openxmlformats.org/officeDocument/2006/relationships/image" Target="media/image10.png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29" Type="http://schemas.openxmlformats.org/officeDocument/2006/relationships/image" Target="media/image14.png"/><Relationship Id="rId7" Type="http://schemas.openxmlformats.org/officeDocument/2006/relationships/styles" Target="styles.xml"/><Relationship Id="rId8" Type="http://schemas.openxmlformats.org/officeDocument/2006/relationships/customXml" Target="../customXML/item1.xml"/><Relationship Id="rId31" Type="http://schemas.openxmlformats.org/officeDocument/2006/relationships/chart" Target="charts/chart2.xml"/><Relationship Id="rId30" Type="http://schemas.openxmlformats.org/officeDocument/2006/relationships/image" Target="media/image8.png"/><Relationship Id="rId11" Type="http://schemas.openxmlformats.org/officeDocument/2006/relationships/image" Target="media/image19.png"/><Relationship Id="rId33" Type="http://schemas.openxmlformats.org/officeDocument/2006/relationships/image" Target="media/image11.png"/><Relationship Id="rId10" Type="http://schemas.openxmlformats.org/officeDocument/2006/relationships/image" Target="media/image18.png"/><Relationship Id="rId32" Type="http://schemas.openxmlformats.org/officeDocument/2006/relationships/image" Target="media/image6.png"/><Relationship Id="rId13" Type="http://schemas.openxmlformats.org/officeDocument/2006/relationships/image" Target="media/image22.png"/><Relationship Id="rId35" Type="http://schemas.openxmlformats.org/officeDocument/2006/relationships/image" Target="media/image1.png"/><Relationship Id="rId12" Type="http://schemas.openxmlformats.org/officeDocument/2006/relationships/image" Target="media/image2.png"/><Relationship Id="rId34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36" Type="http://schemas.openxmlformats.org/officeDocument/2006/relationships/footer" Target="footer1.xml"/><Relationship Id="rId17" Type="http://schemas.openxmlformats.org/officeDocument/2006/relationships/image" Target="media/image20.png"/><Relationship Id="rId16" Type="http://schemas.openxmlformats.org/officeDocument/2006/relationships/image" Target="media/image21.png"/><Relationship Id="rId19" Type="http://schemas.openxmlformats.org/officeDocument/2006/relationships/hyperlink" Target="https://link.springer.com/article/10.1007/s11251-017-9421-5#auth-Maria-Kallia-Aff1" TargetMode="External"/><Relationship Id="rId18" Type="http://schemas.openxmlformats.org/officeDocument/2006/relationships/hyperlink" Target="https://link.springer.com/article/10.1007/s11251-017-9421-5#auth-Sarantos-Psycharis-Aff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package" Target="../embeddings/Microsoft_Excel_Sheet1.xlsx"/></Relationships>
</file>

<file path=word/charts/_rels/chart2.xml.rels><?xml version="1.0" encoding="UTF-8" standalone="yes"?>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package" Target="../embeddings/Microsoft_Excel_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czas!$B$19</c:f>
              <c:strCache>
                <c:ptCount val="1"/>
                <c:pt idx="0">
                  <c:v>próba głowna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noFill/>
            </a:ln>
            <a:effectLst/>
          </c:spPr>
          <c:invertIfNegative val="0"/>
          <c:cat>
            <c:strRef>
              <c:f>czas!$A$20:$A$22</c:f>
              <c:strCache>
                <c:ptCount val="3"/>
                <c:pt idx="0">
                  <c:v>klasa 4</c:v>
                </c:pt>
                <c:pt idx="1">
                  <c:v>klasa 5</c:v>
                </c:pt>
                <c:pt idx="2">
                  <c:v>klasa 6</c:v>
                </c:pt>
              </c:strCache>
            </c:strRef>
          </c:cat>
          <c:val>
            <c:numRef>
              <c:f>czas!$B$20:$B$22</c:f>
              <c:numCache>
                <c:formatCode>0.00</c:formatCode>
                <c:ptCount val="3"/>
                <c:pt idx="0">
                  <c:v>59.80209</c:v>
                </c:pt>
                <c:pt idx="1">
                  <c:v>55.733420000000002</c:v>
                </c:pt>
                <c:pt idx="2">
                  <c:v>62.086469999999998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76-4DF2-9589-398CE56A46A5}"/>
            </c:ext>
          </c:extLst>
        </c:ser>
        <c:ser>
          <c:idx val="1"/>
          <c:order val="1"/>
          <c:tx>
            <c:strRef>
              <c:f>czas!$C$19</c:f>
              <c:strCache>
                <c:ptCount val="1"/>
                <c:pt idx="0">
                  <c:v>próba kontrolna</c:v>
                </c:pt>
              </c:strCache>
            </c:strRef>
          </c:tx>
          <c:spPr>
            <a:solidFill>
              <a:srgbClr val="F1B293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EE746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B076-4DF2-9589-398CE56A46A5}"/>
              </c:ext>
            </c:extLst>
          </c:dPt>
          <c:dPt>
            <c:idx val="1"/>
            <c:invertIfNegative val="0"/>
            <c:bubble3D val="0"/>
            <c:spPr>
              <a:solidFill>
                <a:srgbClr val="EE746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B076-4DF2-9589-398CE56A46A5}"/>
              </c:ext>
            </c:extLst>
          </c:dPt>
          <c:dPt>
            <c:idx val="2"/>
            <c:invertIfNegative val="0"/>
            <c:bubble3D val="0"/>
            <c:spPr>
              <a:solidFill>
                <a:srgbClr val="EE746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B076-4DF2-9589-398CE56A46A5}"/>
              </c:ext>
            </c:extLst>
          </c:dPt>
          <c:cat>
            <c:strRef>
              <c:f>czas!$A$20:$A$22</c:f>
              <c:strCache>
                <c:ptCount val="3"/>
                <c:pt idx="0">
                  <c:v>klasa 4</c:v>
                </c:pt>
                <c:pt idx="1">
                  <c:v>klasa 5</c:v>
                </c:pt>
                <c:pt idx="2">
                  <c:v>klasa 6</c:v>
                </c:pt>
              </c:strCache>
            </c:strRef>
          </c:cat>
          <c:val>
            <c:numRef>
              <c:f>czas!$C$20:$C$22</c:f>
              <c:numCache>
                <c:formatCode>0.00</c:formatCode>
                <c:ptCount val="3"/>
                <c:pt idx="0">
                  <c:v>60.264530000000001</c:v>
                </c:pt>
                <c:pt idx="1">
                  <c:v>54.193269999999998</c:v>
                </c:pt>
                <c:pt idx="2">
                  <c:v>58.693289999999998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76-4DF2-9589-398CE56A46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0"/>
        <c:overlap val="-27"/>
        <c:axId val="1499569184"/>
        <c:axId val="1499574464"/>
      </c:barChart>
      <c:catAx>
        <c:axId val="1499569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499574464"/>
        <c:crosses val="autoZero"/>
        <c:auto val="1"/>
        <c:lblAlgn val="ctr"/>
        <c:lblOffset val="100"/>
        <c:noMultiLvlLbl val="0"/>
      </c:catAx>
      <c:valAx>
        <c:axId val="1499574464"/>
        <c:scaling>
          <c:orientation val="minMax"/>
          <c:min val="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499569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czas!$D$19</c:f>
              <c:strCache>
                <c:ptCount val="1"/>
                <c:pt idx="0">
                  <c:v>próba głowna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8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658A-435B-A029-CA368FE22BD3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8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658A-435B-A029-CA368FE22BD3}"/>
              </c:ext>
            </c:extLst>
          </c:dPt>
          <c:dPt>
            <c:idx val="2"/>
            <c:invertIfNegative val="0"/>
            <c:bubble3D val="0"/>
            <c:spPr>
              <a:solidFill>
                <a:schemeClr val="bg1">
                  <a:lumMod val="8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658A-435B-A029-CA368FE22BD3}"/>
              </c:ext>
            </c:extLst>
          </c:dPt>
          <c:cat>
            <c:strRef>
              <c:f>czas!$A$20:$A$22</c:f>
              <c:strCache>
                <c:ptCount val="3"/>
                <c:pt idx="0">
                  <c:v>klasa 4</c:v>
                </c:pt>
                <c:pt idx="1">
                  <c:v>klasa 5</c:v>
                </c:pt>
                <c:pt idx="2">
                  <c:v>klasa 6</c:v>
                </c:pt>
              </c:strCache>
            </c:strRef>
          </c:cat>
          <c:val>
            <c:numRef>
              <c:f>czas!$D$20:$D$22</c:f>
              <c:numCache>
                <c:formatCode>0.00</c:formatCode>
                <c:ptCount val="3"/>
                <c:pt idx="0">
                  <c:v>67.373840000000001</c:v>
                </c:pt>
                <c:pt idx="1">
                  <c:v>52.76876</c:v>
                </c:pt>
                <c:pt idx="2">
                  <c:v>55.007449999999999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8A-435B-A029-CA368FE22BD3}"/>
            </c:ext>
          </c:extLst>
        </c:ser>
        <c:ser>
          <c:idx val="1"/>
          <c:order val="1"/>
          <c:tx>
            <c:strRef>
              <c:f>czas!$E$19</c:f>
              <c:strCache>
                <c:ptCount val="1"/>
                <c:pt idx="0">
                  <c:v>próba kontrolna</c:v>
                </c:pt>
              </c:strCache>
            </c:strRef>
          </c:tx>
          <c:spPr>
            <a:solidFill>
              <a:srgbClr val="EE7464"/>
            </a:solidFill>
            <a:ln>
              <a:noFill/>
            </a:ln>
            <a:effectLst/>
          </c:spPr>
          <c:invertIfNegative val="0"/>
          <c:cat>
            <c:strRef>
              <c:f>czas!$A$20:$A$22</c:f>
              <c:strCache>
                <c:ptCount val="3"/>
                <c:pt idx="0">
                  <c:v>klasa 4</c:v>
                </c:pt>
                <c:pt idx="1">
                  <c:v>klasa 5</c:v>
                </c:pt>
                <c:pt idx="2">
                  <c:v>klasa 6</c:v>
                </c:pt>
              </c:strCache>
            </c:strRef>
          </c:cat>
          <c:val>
            <c:numRef>
              <c:f>czas!$E$20:$E$22</c:f>
              <c:numCache>
                <c:formatCode>0.00</c:formatCode>
                <c:ptCount val="3"/>
                <c:pt idx="0">
                  <c:v>64.008319999999998</c:v>
                </c:pt>
                <c:pt idx="1">
                  <c:v>51.467700000000001</c:v>
                </c:pt>
                <c:pt idx="2">
                  <c:v>56.271769999999997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58A-435B-A029-CA368FE22B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20295328"/>
        <c:axId val="1620291488"/>
      </c:barChart>
      <c:catAx>
        <c:axId val="1620295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20291488"/>
        <c:crosses val="autoZero"/>
        <c:auto val="1"/>
        <c:lblAlgn val="ctr"/>
        <c:lblOffset val="100"/>
        <c:noMultiLvlLbl val="0"/>
      </c:catAx>
      <c:valAx>
        <c:axId val="1620291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620295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Niestandardowy 2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1E5F9F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1j3eZtx7GaSs+Sn1IY5Io6w8Rg==">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2024-08-05T22:35:00Z</dcterms:created>
  <dc:creator>Michał Potasiński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67b97b12407e016d19103bfd4f54e2467d38960344ad4238bda44d15e21ea102</vt:lpwstr>
  </property>
</Properties>
</file>